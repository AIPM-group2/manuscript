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93BE" w14:textId="77777777" w:rsidR="00490B6D" w:rsidRDefault="00490B6D" w:rsidP="00FE736B">
      <w:pPr>
        <w:jc w:val="center"/>
        <w:divId w:val="781192281"/>
        <w:rPr>
          <w:rFonts w:ascii="UICTFontTextStyleEmphasizedBody" w:hAnsi="UICTFontTextStyleEmphasizedBody"/>
          <w:b/>
          <w:bCs/>
          <w:sz w:val="32"/>
          <w:szCs w:val="32"/>
        </w:rPr>
      </w:pPr>
    </w:p>
    <w:p w14:paraId="049F1878" w14:textId="77777777" w:rsidR="00BB1762" w:rsidRDefault="00BB1762" w:rsidP="00355373">
      <w:pPr>
        <w:divId w:val="781192281"/>
        <w:rPr>
          <w:rFonts w:ascii="UICTFontTextStyleEmphasizedBody" w:hAnsi="UICTFontTextStyleEmphasizedBody"/>
          <w:b/>
          <w:bCs/>
          <w:sz w:val="32"/>
          <w:szCs w:val="32"/>
          <w:lang w:val="it-CH"/>
        </w:rPr>
      </w:pPr>
    </w:p>
    <w:p w14:paraId="4D87D70C" w14:textId="77777777" w:rsidR="00355373" w:rsidRDefault="00355373" w:rsidP="00355373">
      <w:pPr>
        <w:divId w:val="781192281"/>
        <w:rPr>
          <w:rFonts w:ascii="UICTFontTextStyleEmphasizedBody" w:hAnsi="UICTFontTextStyleEmphasizedBody"/>
          <w:b/>
          <w:bCs/>
          <w:sz w:val="32"/>
          <w:szCs w:val="32"/>
          <w:lang w:val="it-CH"/>
        </w:rPr>
      </w:pPr>
    </w:p>
    <w:p w14:paraId="2C4E4BA5" w14:textId="77777777" w:rsidR="00355373" w:rsidRDefault="00355373" w:rsidP="00BE3E77">
      <w:pPr>
        <w:divId w:val="781192281"/>
        <w:rPr>
          <w:rFonts w:ascii="UICTFontTextStyleEmphasizedBody" w:hAnsi="UICTFontTextStyleEmphasizedBody"/>
          <w:b/>
          <w:bCs/>
          <w:sz w:val="32"/>
          <w:szCs w:val="32"/>
          <w:lang w:val="it-CH"/>
        </w:rPr>
      </w:pPr>
    </w:p>
    <w:p w14:paraId="7F52A068" w14:textId="77777777" w:rsidR="00BB1762" w:rsidRDefault="00BB1762" w:rsidP="00FE736B">
      <w:pPr>
        <w:jc w:val="center"/>
        <w:divId w:val="781192281"/>
        <w:rPr>
          <w:rFonts w:ascii="UICTFontTextStyleEmphasizedBody" w:hAnsi="UICTFontTextStyleEmphasizedBody"/>
          <w:b/>
          <w:bCs/>
          <w:sz w:val="32"/>
          <w:szCs w:val="32"/>
          <w:lang w:val="it-CH"/>
        </w:rPr>
      </w:pPr>
    </w:p>
    <w:p w14:paraId="0C47A3FD" w14:textId="77777777" w:rsidR="00BB1762" w:rsidRPr="00BE3E77" w:rsidRDefault="00BB1762" w:rsidP="00582652">
      <w:pPr>
        <w:jc w:val="center"/>
        <w:divId w:val="781192281"/>
        <w:rPr>
          <w:rFonts w:ascii="UICTFontTextStyleEmphasizedBody" w:hAnsi="UICTFontTextStyleEmphasizedBody"/>
          <w:b/>
          <w:bCs/>
          <w:sz w:val="30"/>
          <w:szCs w:val="32"/>
          <w:lang w:val="it-CH"/>
        </w:rPr>
      </w:pPr>
    </w:p>
    <w:p w14:paraId="4BDD0A08" w14:textId="1FE0C08D" w:rsidR="00A729D6" w:rsidRPr="00BE3E77" w:rsidRDefault="006301C5" w:rsidP="00582652">
      <w:pPr>
        <w:jc w:val="center"/>
        <w:divId w:val="781192281"/>
        <w:rPr>
          <w:rFonts w:ascii=".AppleSystemUIFont" w:hAnsi=".AppleSystemUIFont"/>
          <w:sz w:val="30"/>
          <w:szCs w:val="32"/>
          <w:lang w:val="it-CH"/>
        </w:rPr>
      </w:pPr>
      <w:r w:rsidRPr="00BE3E77">
        <w:rPr>
          <w:rFonts w:ascii="UICTFontTextStyleEmphasizedBody" w:hAnsi="UICTFontTextStyleEmphasizedBody"/>
          <w:b/>
          <w:bCs/>
          <w:sz w:val="30"/>
          <w:szCs w:val="32"/>
          <w:lang w:val="it-CH"/>
        </w:rPr>
        <w:t xml:space="preserve">Quantitative Ultrasound-Based Assessment of Hepatic Steatosis in </w:t>
      </w:r>
      <w:r w:rsidR="008F6FCD" w:rsidRPr="00BE3E77">
        <w:rPr>
          <w:rFonts w:ascii="UICTFontTextStyleEmphasizedBody" w:hAnsi="UICTFontTextStyleEmphasizedBody"/>
          <w:b/>
          <w:bCs/>
          <w:sz w:val="30"/>
          <w:szCs w:val="32"/>
          <w:lang w:val="it-CH"/>
        </w:rPr>
        <w:t>Paediatric</w:t>
      </w:r>
      <w:r w:rsidR="009E7DCA" w:rsidRPr="00BE3E77">
        <w:rPr>
          <w:rFonts w:ascii="UICTFontTextStyleEmphasizedBody" w:hAnsi="UICTFontTextStyleEmphasizedBody"/>
          <w:b/>
          <w:bCs/>
          <w:sz w:val="30"/>
          <w:szCs w:val="32"/>
          <w:lang w:val="it-CH"/>
        </w:rPr>
        <w:t>s</w:t>
      </w:r>
      <w:r w:rsidR="008F6FCD" w:rsidRPr="00BE3E77">
        <w:rPr>
          <w:rFonts w:ascii="UICTFontTextStyleEmphasizedBody" w:hAnsi="UICTFontTextStyleEmphasizedBody"/>
          <w:b/>
          <w:bCs/>
          <w:sz w:val="30"/>
          <w:szCs w:val="32"/>
          <w:lang w:val="it-CH"/>
        </w:rPr>
        <w:t xml:space="preserve"> </w:t>
      </w:r>
      <w:r w:rsidR="00FE736B" w:rsidRPr="00BE3E77">
        <w:rPr>
          <w:rFonts w:ascii="UICTFontTextStyleEmphasizedBody" w:hAnsi="UICTFontTextStyleEmphasizedBody"/>
          <w:b/>
          <w:bCs/>
          <w:sz w:val="30"/>
          <w:szCs w:val="32"/>
          <w:lang w:val="it-CH"/>
        </w:rPr>
        <w:t>:</w:t>
      </w:r>
      <w:r w:rsidRPr="00BE3E77">
        <w:rPr>
          <w:rFonts w:ascii="UICTFontTextStyleEmphasizedBody" w:hAnsi="UICTFontTextStyleEmphasizedBody"/>
          <w:b/>
          <w:bCs/>
          <w:sz w:val="30"/>
          <w:szCs w:val="32"/>
          <w:lang w:val="it-CH"/>
        </w:rPr>
        <w:t xml:space="preserve"> A Scoping Review of Current Evidence</w:t>
      </w:r>
    </w:p>
    <w:p w14:paraId="2BD3F4C3" w14:textId="59B7B36D" w:rsidR="00582652" w:rsidRPr="00BE3E77" w:rsidRDefault="00BB1762" w:rsidP="00BE3E77">
      <w:pPr>
        <w:pStyle w:val="NormalWeb"/>
        <w:jc w:val="center"/>
        <w:rPr>
          <w:b/>
          <w:bCs/>
          <w:color w:val="000000"/>
        </w:rPr>
      </w:pPr>
      <w:r w:rsidRPr="00BE3E77">
        <w:rPr>
          <w:b/>
          <w:bCs/>
          <w:color w:val="000000"/>
        </w:rPr>
        <w:t>Paul Agad</w:t>
      </w:r>
    </w:p>
    <w:p w14:paraId="60980C6A" w14:textId="5293A010" w:rsidR="00BB1762" w:rsidRPr="00582652" w:rsidRDefault="00BB1762" w:rsidP="00BE3E77">
      <w:pPr>
        <w:pStyle w:val="NormalWeb"/>
        <w:jc w:val="center"/>
        <w:rPr>
          <w:b/>
          <w:bCs/>
          <w:color w:val="000000"/>
        </w:rPr>
      </w:pPr>
      <w:r w:rsidRPr="00582652">
        <w:rPr>
          <w:b/>
          <w:bCs/>
          <w:color w:val="000000"/>
        </w:rPr>
        <w:t>Supervisé par Dr. Seema Toso</w:t>
      </w:r>
    </w:p>
    <w:p w14:paraId="652985D0" w14:textId="77777777" w:rsidR="00BB1762" w:rsidRDefault="00BB1762" w:rsidP="003A587C">
      <w:pPr>
        <w:pStyle w:val="NormalWeb"/>
        <w:jc w:val="both"/>
        <w:rPr>
          <w:b/>
          <w:bCs/>
          <w:color w:val="000000"/>
        </w:rPr>
      </w:pPr>
    </w:p>
    <w:p w14:paraId="7517CBCB" w14:textId="776B38FB" w:rsidR="00160C36" w:rsidRDefault="00160C36" w:rsidP="00BE3E77">
      <w:pPr>
        <w:pStyle w:val="NormalWeb"/>
        <w:jc w:val="both"/>
        <w:rPr>
          <w:b/>
          <w:bCs/>
          <w:color w:val="000000"/>
        </w:rPr>
      </w:pPr>
      <w:r>
        <w:rPr>
          <w:b/>
          <w:bCs/>
          <w:color w:val="000000"/>
        </w:rPr>
        <w:br w:type="page"/>
      </w:r>
    </w:p>
    <w:p w14:paraId="2BCF64CA" w14:textId="220E3DB2" w:rsidR="00160C36" w:rsidRDefault="00160C36" w:rsidP="00BE3E77">
      <w:pPr>
        <w:pStyle w:val="TM3"/>
        <w:tabs>
          <w:tab w:val="right" w:pos="9736"/>
        </w:tabs>
        <w:ind w:left="0"/>
        <w:rPr>
          <w:b/>
          <w:bCs/>
          <w:color w:val="000000"/>
        </w:rPr>
      </w:pPr>
    </w:p>
    <w:p w14:paraId="06609590" w14:textId="77777777" w:rsidR="00FF0987" w:rsidRDefault="00FF0987">
      <w:pPr>
        <w:spacing w:after="160" w:line="278" w:lineRule="auto"/>
      </w:pPr>
      <w:r>
        <w:t xml:space="preserve">Table of </w:t>
      </w:r>
      <w:commentRangeStart w:id="0"/>
      <w:r>
        <w:t>Contents</w:t>
      </w:r>
      <w:commentRangeEnd w:id="0"/>
      <w:r>
        <w:rPr>
          <w:rStyle w:val="Marquedecommentaire"/>
        </w:rPr>
        <w:commentReference w:id="0"/>
      </w:r>
    </w:p>
    <w:p w14:paraId="57BD1F35" w14:textId="140EF1DA" w:rsidR="00027869" w:rsidRDefault="00FF0987">
      <w:pPr>
        <w:pStyle w:val="TM2"/>
        <w:tabs>
          <w:tab w:val="right" w:pos="9736"/>
        </w:tabs>
        <w:rPr>
          <w:rFonts w:cstheme="minorBidi"/>
          <w:i w:val="0"/>
          <w:iCs w:val="0"/>
          <w:noProof/>
          <w:kern w:val="2"/>
          <w:sz w:val="24"/>
          <w:szCs w:val="24"/>
          <w14:ligatures w14:val="standardContextual"/>
        </w:rPr>
      </w:pPr>
      <w:r>
        <w:fldChar w:fldCharType="begin"/>
      </w:r>
      <w:r>
        <w:instrText xml:space="preserve"> TOC \o "1-3" \h \z \u </w:instrText>
      </w:r>
      <w:r>
        <w:fldChar w:fldCharType="separate"/>
      </w:r>
      <w:hyperlink w:anchor="_Toc215753658" w:history="1">
        <w:r w:rsidR="00027869" w:rsidRPr="00F1545B">
          <w:rPr>
            <w:rStyle w:val="Lienhypertexte"/>
            <w:noProof/>
          </w:rPr>
          <w:t>Abstract</w:t>
        </w:r>
        <w:r w:rsidR="00027869">
          <w:rPr>
            <w:noProof/>
            <w:webHidden/>
          </w:rPr>
          <w:tab/>
        </w:r>
        <w:r w:rsidR="00027869">
          <w:rPr>
            <w:noProof/>
            <w:webHidden/>
          </w:rPr>
          <w:fldChar w:fldCharType="begin"/>
        </w:r>
        <w:r w:rsidR="00027869">
          <w:rPr>
            <w:noProof/>
            <w:webHidden/>
          </w:rPr>
          <w:instrText xml:space="preserve"> PAGEREF _Toc215753658 \h </w:instrText>
        </w:r>
        <w:r w:rsidR="00027869">
          <w:rPr>
            <w:noProof/>
            <w:webHidden/>
          </w:rPr>
        </w:r>
        <w:r w:rsidR="00027869">
          <w:rPr>
            <w:noProof/>
            <w:webHidden/>
          </w:rPr>
          <w:fldChar w:fldCharType="separate"/>
        </w:r>
        <w:r w:rsidR="00027869">
          <w:rPr>
            <w:noProof/>
            <w:webHidden/>
          </w:rPr>
          <w:t>4</w:t>
        </w:r>
        <w:r w:rsidR="00027869">
          <w:rPr>
            <w:noProof/>
            <w:webHidden/>
          </w:rPr>
          <w:fldChar w:fldCharType="end"/>
        </w:r>
      </w:hyperlink>
    </w:p>
    <w:p w14:paraId="0D631597" w14:textId="4D1B78B5" w:rsidR="00027869" w:rsidRDefault="00027869">
      <w:pPr>
        <w:pStyle w:val="TM3"/>
        <w:tabs>
          <w:tab w:val="right" w:pos="9736"/>
        </w:tabs>
        <w:rPr>
          <w:rFonts w:cstheme="minorBidi"/>
          <w:noProof/>
          <w:kern w:val="2"/>
          <w:sz w:val="24"/>
          <w:szCs w:val="24"/>
          <w14:ligatures w14:val="standardContextual"/>
        </w:rPr>
      </w:pPr>
      <w:hyperlink w:anchor="_Toc215753659" w:history="1">
        <w:r w:rsidRPr="00F1545B">
          <w:rPr>
            <w:rStyle w:val="Lienhypertexte"/>
            <w:noProof/>
          </w:rPr>
          <w:t>Introduction</w:t>
        </w:r>
        <w:r>
          <w:rPr>
            <w:noProof/>
            <w:webHidden/>
          </w:rPr>
          <w:tab/>
        </w:r>
        <w:r>
          <w:rPr>
            <w:noProof/>
            <w:webHidden/>
          </w:rPr>
          <w:fldChar w:fldCharType="begin"/>
        </w:r>
        <w:r>
          <w:rPr>
            <w:noProof/>
            <w:webHidden/>
          </w:rPr>
          <w:instrText xml:space="preserve"> PAGEREF _Toc215753659 \h </w:instrText>
        </w:r>
        <w:r>
          <w:rPr>
            <w:noProof/>
            <w:webHidden/>
          </w:rPr>
        </w:r>
        <w:r>
          <w:rPr>
            <w:noProof/>
            <w:webHidden/>
          </w:rPr>
          <w:fldChar w:fldCharType="separate"/>
        </w:r>
        <w:r>
          <w:rPr>
            <w:noProof/>
            <w:webHidden/>
          </w:rPr>
          <w:t>4</w:t>
        </w:r>
        <w:r>
          <w:rPr>
            <w:noProof/>
            <w:webHidden/>
          </w:rPr>
          <w:fldChar w:fldCharType="end"/>
        </w:r>
      </w:hyperlink>
    </w:p>
    <w:p w14:paraId="2D3FF376" w14:textId="43607387" w:rsidR="00027869" w:rsidRDefault="00027869">
      <w:pPr>
        <w:pStyle w:val="TM3"/>
        <w:tabs>
          <w:tab w:val="right" w:pos="9736"/>
        </w:tabs>
        <w:rPr>
          <w:rFonts w:cstheme="minorBidi"/>
          <w:noProof/>
          <w:kern w:val="2"/>
          <w:sz w:val="24"/>
          <w:szCs w:val="24"/>
          <w14:ligatures w14:val="standardContextual"/>
        </w:rPr>
      </w:pPr>
      <w:hyperlink w:anchor="_Toc215753660" w:history="1">
        <w:r w:rsidRPr="00F1545B">
          <w:rPr>
            <w:rStyle w:val="Lienhypertexte"/>
            <w:noProof/>
          </w:rPr>
          <w:t>Objective</w:t>
        </w:r>
        <w:r>
          <w:rPr>
            <w:noProof/>
            <w:webHidden/>
          </w:rPr>
          <w:tab/>
        </w:r>
        <w:r>
          <w:rPr>
            <w:noProof/>
            <w:webHidden/>
          </w:rPr>
          <w:fldChar w:fldCharType="begin"/>
        </w:r>
        <w:r>
          <w:rPr>
            <w:noProof/>
            <w:webHidden/>
          </w:rPr>
          <w:instrText xml:space="preserve"> PAGEREF _Toc215753660 \h </w:instrText>
        </w:r>
        <w:r>
          <w:rPr>
            <w:noProof/>
            <w:webHidden/>
          </w:rPr>
        </w:r>
        <w:r>
          <w:rPr>
            <w:noProof/>
            <w:webHidden/>
          </w:rPr>
          <w:fldChar w:fldCharType="separate"/>
        </w:r>
        <w:r>
          <w:rPr>
            <w:noProof/>
            <w:webHidden/>
          </w:rPr>
          <w:t>4</w:t>
        </w:r>
        <w:r>
          <w:rPr>
            <w:noProof/>
            <w:webHidden/>
          </w:rPr>
          <w:fldChar w:fldCharType="end"/>
        </w:r>
      </w:hyperlink>
    </w:p>
    <w:p w14:paraId="096BB2CA" w14:textId="4645505D" w:rsidR="00027869" w:rsidRDefault="00027869">
      <w:pPr>
        <w:pStyle w:val="TM3"/>
        <w:tabs>
          <w:tab w:val="right" w:pos="9736"/>
        </w:tabs>
        <w:rPr>
          <w:rFonts w:cstheme="minorBidi"/>
          <w:noProof/>
          <w:kern w:val="2"/>
          <w:sz w:val="24"/>
          <w:szCs w:val="24"/>
          <w14:ligatures w14:val="standardContextual"/>
        </w:rPr>
      </w:pPr>
      <w:hyperlink w:anchor="_Toc215753661" w:history="1">
        <w:r w:rsidRPr="00F1545B">
          <w:rPr>
            <w:rStyle w:val="Lienhypertexte"/>
            <w:noProof/>
          </w:rPr>
          <w:t>Eligibility Criteria</w:t>
        </w:r>
        <w:r>
          <w:rPr>
            <w:noProof/>
            <w:webHidden/>
          </w:rPr>
          <w:tab/>
        </w:r>
        <w:r>
          <w:rPr>
            <w:noProof/>
            <w:webHidden/>
          </w:rPr>
          <w:fldChar w:fldCharType="begin"/>
        </w:r>
        <w:r>
          <w:rPr>
            <w:noProof/>
            <w:webHidden/>
          </w:rPr>
          <w:instrText xml:space="preserve"> PAGEREF _Toc215753661 \h </w:instrText>
        </w:r>
        <w:r>
          <w:rPr>
            <w:noProof/>
            <w:webHidden/>
          </w:rPr>
        </w:r>
        <w:r>
          <w:rPr>
            <w:noProof/>
            <w:webHidden/>
          </w:rPr>
          <w:fldChar w:fldCharType="separate"/>
        </w:r>
        <w:r>
          <w:rPr>
            <w:noProof/>
            <w:webHidden/>
          </w:rPr>
          <w:t>4</w:t>
        </w:r>
        <w:r>
          <w:rPr>
            <w:noProof/>
            <w:webHidden/>
          </w:rPr>
          <w:fldChar w:fldCharType="end"/>
        </w:r>
      </w:hyperlink>
    </w:p>
    <w:p w14:paraId="03B69659" w14:textId="73E17B6F" w:rsidR="00027869" w:rsidRDefault="00027869">
      <w:pPr>
        <w:pStyle w:val="TM3"/>
        <w:tabs>
          <w:tab w:val="right" w:pos="9736"/>
        </w:tabs>
        <w:rPr>
          <w:rFonts w:cstheme="minorBidi"/>
          <w:noProof/>
          <w:kern w:val="2"/>
          <w:sz w:val="24"/>
          <w:szCs w:val="24"/>
          <w14:ligatures w14:val="standardContextual"/>
        </w:rPr>
      </w:pPr>
      <w:hyperlink w:anchor="_Toc215753662" w:history="1">
        <w:r w:rsidRPr="00F1545B">
          <w:rPr>
            <w:rStyle w:val="Lienhypertexte"/>
            <w:noProof/>
          </w:rPr>
          <w:t>Sources of Evidence</w:t>
        </w:r>
        <w:r>
          <w:rPr>
            <w:noProof/>
            <w:webHidden/>
          </w:rPr>
          <w:tab/>
        </w:r>
        <w:r>
          <w:rPr>
            <w:noProof/>
            <w:webHidden/>
          </w:rPr>
          <w:fldChar w:fldCharType="begin"/>
        </w:r>
        <w:r>
          <w:rPr>
            <w:noProof/>
            <w:webHidden/>
          </w:rPr>
          <w:instrText xml:space="preserve"> PAGEREF _Toc215753662 \h </w:instrText>
        </w:r>
        <w:r>
          <w:rPr>
            <w:noProof/>
            <w:webHidden/>
          </w:rPr>
        </w:r>
        <w:r>
          <w:rPr>
            <w:noProof/>
            <w:webHidden/>
          </w:rPr>
          <w:fldChar w:fldCharType="separate"/>
        </w:r>
        <w:r>
          <w:rPr>
            <w:noProof/>
            <w:webHidden/>
          </w:rPr>
          <w:t>4</w:t>
        </w:r>
        <w:r>
          <w:rPr>
            <w:noProof/>
            <w:webHidden/>
          </w:rPr>
          <w:fldChar w:fldCharType="end"/>
        </w:r>
      </w:hyperlink>
    </w:p>
    <w:p w14:paraId="0EB29932" w14:textId="1475F208" w:rsidR="00027869" w:rsidRDefault="00027869">
      <w:pPr>
        <w:pStyle w:val="TM3"/>
        <w:tabs>
          <w:tab w:val="right" w:pos="9736"/>
        </w:tabs>
        <w:rPr>
          <w:rFonts w:cstheme="minorBidi"/>
          <w:noProof/>
          <w:kern w:val="2"/>
          <w:sz w:val="24"/>
          <w:szCs w:val="24"/>
          <w14:ligatures w14:val="standardContextual"/>
        </w:rPr>
      </w:pPr>
      <w:hyperlink w:anchor="_Toc215753663" w:history="1">
        <w:r w:rsidRPr="00F1545B">
          <w:rPr>
            <w:rStyle w:val="Lienhypertexte"/>
            <w:noProof/>
            <w:lang w:val="de-CH"/>
          </w:rPr>
          <w:t>Charting Methods</w:t>
        </w:r>
        <w:r>
          <w:rPr>
            <w:noProof/>
            <w:webHidden/>
          </w:rPr>
          <w:tab/>
        </w:r>
        <w:r>
          <w:rPr>
            <w:noProof/>
            <w:webHidden/>
          </w:rPr>
          <w:fldChar w:fldCharType="begin"/>
        </w:r>
        <w:r>
          <w:rPr>
            <w:noProof/>
            <w:webHidden/>
          </w:rPr>
          <w:instrText xml:space="preserve"> PAGEREF _Toc215753663 \h </w:instrText>
        </w:r>
        <w:r>
          <w:rPr>
            <w:noProof/>
            <w:webHidden/>
          </w:rPr>
        </w:r>
        <w:r>
          <w:rPr>
            <w:noProof/>
            <w:webHidden/>
          </w:rPr>
          <w:fldChar w:fldCharType="separate"/>
        </w:r>
        <w:r>
          <w:rPr>
            <w:noProof/>
            <w:webHidden/>
          </w:rPr>
          <w:t>4</w:t>
        </w:r>
        <w:r>
          <w:rPr>
            <w:noProof/>
            <w:webHidden/>
          </w:rPr>
          <w:fldChar w:fldCharType="end"/>
        </w:r>
      </w:hyperlink>
    </w:p>
    <w:p w14:paraId="74ABC3DD" w14:textId="35BB814B" w:rsidR="00027869" w:rsidRDefault="00027869">
      <w:pPr>
        <w:pStyle w:val="TM3"/>
        <w:tabs>
          <w:tab w:val="right" w:pos="9736"/>
        </w:tabs>
        <w:rPr>
          <w:rFonts w:cstheme="minorBidi"/>
          <w:noProof/>
          <w:kern w:val="2"/>
          <w:sz w:val="24"/>
          <w:szCs w:val="24"/>
          <w14:ligatures w14:val="standardContextual"/>
        </w:rPr>
      </w:pPr>
      <w:hyperlink w:anchor="_Toc215753664" w:history="1">
        <w:r w:rsidRPr="00F1545B">
          <w:rPr>
            <w:rStyle w:val="Lienhypertexte"/>
            <w:noProof/>
          </w:rPr>
          <w:t>Results</w:t>
        </w:r>
        <w:r>
          <w:rPr>
            <w:noProof/>
            <w:webHidden/>
          </w:rPr>
          <w:tab/>
        </w:r>
        <w:r>
          <w:rPr>
            <w:noProof/>
            <w:webHidden/>
          </w:rPr>
          <w:fldChar w:fldCharType="begin"/>
        </w:r>
        <w:r>
          <w:rPr>
            <w:noProof/>
            <w:webHidden/>
          </w:rPr>
          <w:instrText xml:space="preserve"> PAGEREF _Toc215753664 \h </w:instrText>
        </w:r>
        <w:r>
          <w:rPr>
            <w:noProof/>
            <w:webHidden/>
          </w:rPr>
        </w:r>
        <w:r>
          <w:rPr>
            <w:noProof/>
            <w:webHidden/>
          </w:rPr>
          <w:fldChar w:fldCharType="separate"/>
        </w:r>
        <w:r>
          <w:rPr>
            <w:noProof/>
            <w:webHidden/>
          </w:rPr>
          <w:t>4</w:t>
        </w:r>
        <w:r>
          <w:rPr>
            <w:noProof/>
            <w:webHidden/>
          </w:rPr>
          <w:fldChar w:fldCharType="end"/>
        </w:r>
      </w:hyperlink>
    </w:p>
    <w:p w14:paraId="7C85F808" w14:textId="647618BD" w:rsidR="00027869" w:rsidRDefault="00027869">
      <w:pPr>
        <w:pStyle w:val="TM3"/>
        <w:tabs>
          <w:tab w:val="right" w:pos="9736"/>
        </w:tabs>
        <w:rPr>
          <w:rFonts w:cstheme="minorBidi"/>
          <w:noProof/>
          <w:kern w:val="2"/>
          <w:sz w:val="24"/>
          <w:szCs w:val="24"/>
          <w14:ligatures w14:val="standardContextual"/>
        </w:rPr>
      </w:pPr>
      <w:hyperlink w:anchor="_Toc215753665" w:history="1">
        <w:r w:rsidRPr="00F1545B">
          <w:rPr>
            <w:rStyle w:val="Lienhypertexte"/>
            <w:noProof/>
          </w:rPr>
          <w:t>Conclusion</w:t>
        </w:r>
        <w:r>
          <w:rPr>
            <w:noProof/>
            <w:webHidden/>
          </w:rPr>
          <w:tab/>
        </w:r>
        <w:r>
          <w:rPr>
            <w:noProof/>
            <w:webHidden/>
          </w:rPr>
          <w:fldChar w:fldCharType="begin"/>
        </w:r>
        <w:r>
          <w:rPr>
            <w:noProof/>
            <w:webHidden/>
          </w:rPr>
          <w:instrText xml:space="preserve"> PAGEREF _Toc215753665 \h </w:instrText>
        </w:r>
        <w:r>
          <w:rPr>
            <w:noProof/>
            <w:webHidden/>
          </w:rPr>
        </w:r>
        <w:r>
          <w:rPr>
            <w:noProof/>
            <w:webHidden/>
          </w:rPr>
          <w:fldChar w:fldCharType="separate"/>
        </w:r>
        <w:r>
          <w:rPr>
            <w:noProof/>
            <w:webHidden/>
          </w:rPr>
          <w:t>5</w:t>
        </w:r>
        <w:r>
          <w:rPr>
            <w:noProof/>
            <w:webHidden/>
          </w:rPr>
          <w:fldChar w:fldCharType="end"/>
        </w:r>
      </w:hyperlink>
    </w:p>
    <w:p w14:paraId="3A8949C3" w14:textId="1160ADE5" w:rsidR="00027869" w:rsidRDefault="00027869">
      <w:pPr>
        <w:pStyle w:val="TM2"/>
        <w:tabs>
          <w:tab w:val="right" w:pos="9736"/>
        </w:tabs>
        <w:rPr>
          <w:rFonts w:cstheme="minorBidi"/>
          <w:i w:val="0"/>
          <w:iCs w:val="0"/>
          <w:noProof/>
          <w:kern w:val="2"/>
          <w:sz w:val="24"/>
          <w:szCs w:val="24"/>
          <w14:ligatures w14:val="standardContextual"/>
        </w:rPr>
      </w:pPr>
      <w:hyperlink w:anchor="_Toc215753666" w:history="1">
        <w:r w:rsidRPr="00F1545B">
          <w:rPr>
            <w:rStyle w:val="Lienhypertexte"/>
            <w:noProof/>
          </w:rPr>
          <w:t>Introduction</w:t>
        </w:r>
        <w:r>
          <w:rPr>
            <w:noProof/>
            <w:webHidden/>
          </w:rPr>
          <w:tab/>
        </w:r>
        <w:r>
          <w:rPr>
            <w:noProof/>
            <w:webHidden/>
          </w:rPr>
          <w:fldChar w:fldCharType="begin"/>
        </w:r>
        <w:r>
          <w:rPr>
            <w:noProof/>
            <w:webHidden/>
          </w:rPr>
          <w:instrText xml:space="preserve"> PAGEREF _Toc215753666 \h </w:instrText>
        </w:r>
        <w:r>
          <w:rPr>
            <w:noProof/>
            <w:webHidden/>
          </w:rPr>
        </w:r>
        <w:r>
          <w:rPr>
            <w:noProof/>
            <w:webHidden/>
          </w:rPr>
          <w:fldChar w:fldCharType="separate"/>
        </w:r>
        <w:r>
          <w:rPr>
            <w:noProof/>
            <w:webHidden/>
          </w:rPr>
          <w:t>6</w:t>
        </w:r>
        <w:r>
          <w:rPr>
            <w:noProof/>
            <w:webHidden/>
          </w:rPr>
          <w:fldChar w:fldCharType="end"/>
        </w:r>
      </w:hyperlink>
    </w:p>
    <w:p w14:paraId="3FDF853F" w14:textId="0E8D6E1F" w:rsidR="00027869" w:rsidRDefault="00027869">
      <w:pPr>
        <w:pStyle w:val="TM2"/>
        <w:tabs>
          <w:tab w:val="right" w:pos="9736"/>
        </w:tabs>
        <w:rPr>
          <w:rFonts w:cstheme="minorBidi"/>
          <w:i w:val="0"/>
          <w:iCs w:val="0"/>
          <w:noProof/>
          <w:kern w:val="2"/>
          <w:sz w:val="24"/>
          <w:szCs w:val="24"/>
          <w14:ligatures w14:val="standardContextual"/>
        </w:rPr>
      </w:pPr>
      <w:hyperlink w:anchor="_Toc215753667" w:history="1">
        <w:r w:rsidRPr="00F1545B">
          <w:rPr>
            <w:rStyle w:val="Lienhypertexte"/>
            <w:rFonts w:eastAsia="Times New Roman"/>
            <w:noProof/>
          </w:rPr>
          <w:t>Methods</w:t>
        </w:r>
        <w:r>
          <w:rPr>
            <w:noProof/>
            <w:webHidden/>
          </w:rPr>
          <w:tab/>
        </w:r>
        <w:r>
          <w:rPr>
            <w:noProof/>
            <w:webHidden/>
          </w:rPr>
          <w:fldChar w:fldCharType="begin"/>
        </w:r>
        <w:r>
          <w:rPr>
            <w:noProof/>
            <w:webHidden/>
          </w:rPr>
          <w:instrText xml:space="preserve"> PAGEREF _Toc215753667 \h </w:instrText>
        </w:r>
        <w:r>
          <w:rPr>
            <w:noProof/>
            <w:webHidden/>
          </w:rPr>
        </w:r>
        <w:r>
          <w:rPr>
            <w:noProof/>
            <w:webHidden/>
          </w:rPr>
          <w:fldChar w:fldCharType="separate"/>
        </w:r>
        <w:r>
          <w:rPr>
            <w:noProof/>
            <w:webHidden/>
          </w:rPr>
          <w:t>8</w:t>
        </w:r>
        <w:r>
          <w:rPr>
            <w:noProof/>
            <w:webHidden/>
          </w:rPr>
          <w:fldChar w:fldCharType="end"/>
        </w:r>
      </w:hyperlink>
    </w:p>
    <w:p w14:paraId="7D079FB2" w14:textId="6F6DDBCF" w:rsidR="00027869" w:rsidRDefault="00027869">
      <w:pPr>
        <w:pStyle w:val="TM3"/>
        <w:tabs>
          <w:tab w:val="right" w:pos="9736"/>
        </w:tabs>
        <w:rPr>
          <w:rFonts w:cstheme="minorBidi"/>
          <w:noProof/>
          <w:kern w:val="2"/>
          <w:sz w:val="24"/>
          <w:szCs w:val="24"/>
          <w14:ligatures w14:val="standardContextual"/>
        </w:rPr>
      </w:pPr>
      <w:hyperlink w:anchor="_Toc215753668" w:history="1">
        <w:r w:rsidRPr="00F1545B">
          <w:rPr>
            <w:rStyle w:val="Lienhypertexte"/>
            <w:noProof/>
            <w:lang w:val="it-CH"/>
          </w:rPr>
          <w:t>Protocol and Registration</w:t>
        </w:r>
        <w:r>
          <w:rPr>
            <w:noProof/>
            <w:webHidden/>
          </w:rPr>
          <w:tab/>
        </w:r>
        <w:r>
          <w:rPr>
            <w:noProof/>
            <w:webHidden/>
          </w:rPr>
          <w:fldChar w:fldCharType="begin"/>
        </w:r>
        <w:r>
          <w:rPr>
            <w:noProof/>
            <w:webHidden/>
          </w:rPr>
          <w:instrText xml:space="preserve"> PAGEREF _Toc215753668 \h </w:instrText>
        </w:r>
        <w:r>
          <w:rPr>
            <w:noProof/>
            <w:webHidden/>
          </w:rPr>
        </w:r>
        <w:r>
          <w:rPr>
            <w:noProof/>
            <w:webHidden/>
          </w:rPr>
          <w:fldChar w:fldCharType="separate"/>
        </w:r>
        <w:r>
          <w:rPr>
            <w:noProof/>
            <w:webHidden/>
          </w:rPr>
          <w:t>8</w:t>
        </w:r>
        <w:r>
          <w:rPr>
            <w:noProof/>
            <w:webHidden/>
          </w:rPr>
          <w:fldChar w:fldCharType="end"/>
        </w:r>
      </w:hyperlink>
    </w:p>
    <w:p w14:paraId="28865964" w14:textId="7DB15D37" w:rsidR="00027869" w:rsidRDefault="00027869">
      <w:pPr>
        <w:pStyle w:val="TM3"/>
        <w:tabs>
          <w:tab w:val="right" w:pos="9736"/>
        </w:tabs>
        <w:rPr>
          <w:rFonts w:cstheme="minorBidi"/>
          <w:noProof/>
          <w:kern w:val="2"/>
          <w:sz w:val="24"/>
          <w:szCs w:val="24"/>
          <w14:ligatures w14:val="standardContextual"/>
        </w:rPr>
      </w:pPr>
      <w:hyperlink w:anchor="_Toc215753669" w:history="1">
        <w:r w:rsidRPr="00F1545B">
          <w:rPr>
            <w:rStyle w:val="Lienhypertexte"/>
            <w:noProof/>
          </w:rPr>
          <w:t>Research Question</w:t>
        </w:r>
        <w:r>
          <w:rPr>
            <w:noProof/>
            <w:webHidden/>
          </w:rPr>
          <w:tab/>
        </w:r>
        <w:r>
          <w:rPr>
            <w:noProof/>
            <w:webHidden/>
          </w:rPr>
          <w:fldChar w:fldCharType="begin"/>
        </w:r>
        <w:r>
          <w:rPr>
            <w:noProof/>
            <w:webHidden/>
          </w:rPr>
          <w:instrText xml:space="preserve"> PAGEREF _Toc215753669 \h </w:instrText>
        </w:r>
        <w:r>
          <w:rPr>
            <w:noProof/>
            <w:webHidden/>
          </w:rPr>
        </w:r>
        <w:r>
          <w:rPr>
            <w:noProof/>
            <w:webHidden/>
          </w:rPr>
          <w:fldChar w:fldCharType="separate"/>
        </w:r>
        <w:r>
          <w:rPr>
            <w:noProof/>
            <w:webHidden/>
          </w:rPr>
          <w:t>8</w:t>
        </w:r>
        <w:r>
          <w:rPr>
            <w:noProof/>
            <w:webHidden/>
          </w:rPr>
          <w:fldChar w:fldCharType="end"/>
        </w:r>
      </w:hyperlink>
    </w:p>
    <w:p w14:paraId="45201031" w14:textId="1EC7BDCA" w:rsidR="00027869" w:rsidRDefault="00027869">
      <w:pPr>
        <w:pStyle w:val="TM3"/>
        <w:tabs>
          <w:tab w:val="right" w:pos="9736"/>
        </w:tabs>
        <w:rPr>
          <w:rFonts w:cstheme="minorBidi"/>
          <w:noProof/>
          <w:kern w:val="2"/>
          <w:sz w:val="24"/>
          <w:szCs w:val="24"/>
          <w14:ligatures w14:val="standardContextual"/>
        </w:rPr>
      </w:pPr>
      <w:hyperlink w:anchor="_Toc215753670" w:history="1">
        <w:r w:rsidRPr="00F1545B">
          <w:rPr>
            <w:rStyle w:val="Lienhypertexte"/>
            <w:noProof/>
            <w:lang w:val="it-CH"/>
          </w:rPr>
          <w:t>Eligibility Criteria</w:t>
        </w:r>
        <w:r>
          <w:rPr>
            <w:noProof/>
            <w:webHidden/>
          </w:rPr>
          <w:tab/>
        </w:r>
        <w:r>
          <w:rPr>
            <w:noProof/>
            <w:webHidden/>
          </w:rPr>
          <w:fldChar w:fldCharType="begin"/>
        </w:r>
        <w:r>
          <w:rPr>
            <w:noProof/>
            <w:webHidden/>
          </w:rPr>
          <w:instrText xml:space="preserve"> PAGEREF _Toc215753670 \h </w:instrText>
        </w:r>
        <w:r>
          <w:rPr>
            <w:noProof/>
            <w:webHidden/>
          </w:rPr>
        </w:r>
        <w:r>
          <w:rPr>
            <w:noProof/>
            <w:webHidden/>
          </w:rPr>
          <w:fldChar w:fldCharType="separate"/>
        </w:r>
        <w:r>
          <w:rPr>
            <w:noProof/>
            <w:webHidden/>
          </w:rPr>
          <w:t>9</w:t>
        </w:r>
        <w:r>
          <w:rPr>
            <w:noProof/>
            <w:webHidden/>
          </w:rPr>
          <w:fldChar w:fldCharType="end"/>
        </w:r>
      </w:hyperlink>
    </w:p>
    <w:p w14:paraId="7A1A10D9" w14:textId="03153723" w:rsidR="00027869" w:rsidRDefault="00027869">
      <w:pPr>
        <w:pStyle w:val="TM3"/>
        <w:tabs>
          <w:tab w:val="right" w:pos="9736"/>
        </w:tabs>
        <w:rPr>
          <w:rFonts w:cstheme="minorBidi"/>
          <w:noProof/>
          <w:kern w:val="2"/>
          <w:sz w:val="24"/>
          <w:szCs w:val="24"/>
          <w14:ligatures w14:val="standardContextual"/>
        </w:rPr>
      </w:pPr>
      <w:hyperlink w:anchor="_Toc215753671" w:history="1">
        <w:r w:rsidRPr="00F1545B">
          <w:rPr>
            <w:rStyle w:val="Lienhypertexte"/>
            <w:noProof/>
          </w:rPr>
          <w:t>Information Sources and Search Strategy</w:t>
        </w:r>
        <w:r>
          <w:rPr>
            <w:noProof/>
            <w:webHidden/>
          </w:rPr>
          <w:tab/>
        </w:r>
        <w:r>
          <w:rPr>
            <w:noProof/>
            <w:webHidden/>
          </w:rPr>
          <w:fldChar w:fldCharType="begin"/>
        </w:r>
        <w:r>
          <w:rPr>
            <w:noProof/>
            <w:webHidden/>
          </w:rPr>
          <w:instrText xml:space="preserve"> PAGEREF _Toc215753671 \h </w:instrText>
        </w:r>
        <w:r>
          <w:rPr>
            <w:noProof/>
            <w:webHidden/>
          </w:rPr>
        </w:r>
        <w:r>
          <w:rPr>
            <w:noProof/>
            <w:webHidden/>
          </w:rPr>
          <w:fldChar w:fldCharType="separate"/>
        </w:r>
        <w:r>
          <w:rPr>
            <w:noProof/>
            <w:webHidden/>
          </w:rPr>
          <w:t>10</w:t>
        </w:r>
        <w:r>
          <w:rPr>
            <w:noProof/>
            <w:webHidden/>
          </w:rPr>
          <w:fldChar w:fldCharType="end"/>
        </w:r>
      </w:hyperlink>
    </w:p>
    <w:p w14:paraId="550547FF" w14:textId="364A1F30" w:rsidR="00027869" w:rsidRDefault="00027869">
      <w:pPr>
        <w:pStyle w:val="TM3"/>
        <w:tabs>
          <w:tab w:val="right" w:pos="9736"/>
        </w:tabs>
        <w:rPr>
          <w:rFonts w:cstheme="minorBidi"/>
          <w:noProof/>
          <w:kern w:val="2"/>
          <w:sz w:val="24"/>
          <w:szCs w:val="24"/>
          <w14:ligatures w14:val="standardContextual"/>
        </w:rPr>
      </w:pPr>
      <w:hyperlink w:anchor="_Toc215753672" w:history="1">
        <w:r w:rsidRPr="00F1545B">
          <w:rPr>
            <w:rStyle w:val="Lienhypertexte"/>
            <w:noProof/>
          </w:rPr>
          <w:t>Selection of Sources of Evidence</w:t>
        </w:r>
        <w:r>
          <w:rPr>
            <w:noProof/>
            <w:webHidden/>
          </w:rPr>
          <w:tab/>
        </w:r>
        <w:r>
          <w:rPr>
            <w:noProof/>
            <w:webHidden/>
          </w:rPr>
          <w:fldChar w:fldCharType="begin"/>
        </w:r>
        <w:r>
          <w:rPr>
            <w:noProof/>
            <w:webHidden/>
          </w:rPr>
          <w:instrText xml:space="preserve"> PAGEREF _Toc215753672 \h </w:instrText>
        </w:r>
        <w:r>
          <w:rPr>
            <w:noProof/>
            <w:webHidden/>
          </w:rPr>
        </w:r>
        <w:r>
          <w:rPr>
            <w:noProof/>
            <w:webHidden/>
          </w:rPr>
          <w:fldChar w:fldCharType="separate"/>
        </w:r>
        <w:r>
          <w:rPr>
            <w:noProof/>
            <w:webHidden/>
          </w:rPr>
          <w:t>11</w:t>
        </w:r>
        <w:r>
          <w:rPr>
            <w:noProof/>
            <w:webHidden/>
          </w:rPr>
          <w:fldChar w:fldCharType="end"/>
        </w:r>
      </w:hyperlink>
    </w:p>
    <w:p w14:paraId="46A7E285" w14:textId="61D810D7" w:rsidR="00027869" w:rsidRDefault="00027869">
      <w:pPr>
        <w:pStyle w:val="TM3"/>
        <w:tabs>
          <w:tab w:val="right" w:pos="9736"/>
        </w:tabs>
        <w:rPr>
          <w:rFonts w:cstheme="minorBidi"/>
          <w:noProof/>
          <w:kern w:val="2"/>
          <w:sz w:val="24"/>
          <w:szCs w:val="24"/>
          <w14:ligatures w14:val="standardContextual"/>
        </w:rPr>
      </w:pPr>
      <w:hyperlink w:anchor="_Toc215753673" w:history="1">
        <w:r w:rsidRPr="00F1545B">
          <w:rPr>
            <w:rStyle w:val="Lienhypertexte"/>
            <w:noProof/>
            <w:lang w:val="de-CH"/>
          </w:rPr>
          <w:t>Data Charting Process</w:t>
        </w:r>
        <w:r>
          <w:rPr>
            <w:noProof/>
            <w:webHidden/>
          </w:rPr>
          <w:tab/>
        </w:r>
        <w:r>
          <w:rPr>
            <w:noProof/>
            <w:webHidden/>
          </w:rPr>
          <w:fldChar w:fldCharType="begin"/>
        </w:r>
        <w:r>
          <w:rPr>
            <w:noProof/>
            <w:webHidden/>
          </w:rPr>
          <w:instrText xml:space="preserve"> PAGEREF _Toc215753673 \h </w:instrText>
        </w:r>
        <w:r>
          <w:rPr>
            <w:noProof/>
            <w:webHidden/>
          </w:rPr>
        </w:r>
        <w:r>
          <w:rPr>
            <w:noProof/>
            <w:webHidden/>
          </w:rPr>
          <w:fldChar w:fldCharType="separate"/>
        </w:r>
        <w:r>
          <w:rPr>
            <w:noProof/>
            <w:webHidden/>
          </w:rPr>
          <w:t>11</w:t>
        </w:r>
        <w:r>
          <w:rPr>
            <w:noProof/>
            <w:webHidden/>
          </w:rPr>
          <w:fldChar w:fldCharType="end"/>
        </w:r>
      </w:hyperlink>
    </w:p>
    <w:p w14:paraId="31A9DCD6" w14:textId="71BBB062" w:rsidR="00027869" w:rsidRDefault="00027869">
      <w:pPr>
        <w:pStyle w:val="TM2"/>
        <w:tabs>
          <w:tab w:val="right" w:pos="9736"/>
        </w:tabs>
        <w:rPr>
          <w:rFonts w:cstheme="minorBidi"/>
          <w:i w:val="0"/>
          <w:iCs w:val="0"/>
          <w:noProof/>
          <w:kern w:val="2"/>
          <w:sz w:val="24"/>
          <w:szCs w:val="24"/>
          <w14:ligatures w14:val="standardContextual"/>
        </w:rPr>
      </w:pPr>
      <w:hyperlink w:anchor="_Toc215753674" w:history="1">
        <w:r w:rsidRPr="00F1545B">
          <w:rPr>
            <w:rStyle w:val="Lienhypertexte"/>
            <w:rFonts w:eastAsia="Times New Roman"/>
            <w:noProof/>
          </w:rPr>
          <w:t>Funding</w:t>
        </w:r>
        <w:r>
          <w:rPr>
            <w:noProof/>
            <w:webHidden/>
          </w:rPr>
          <w:tab/>
        </w:r>
        <w:r>
          <w:rPr>
            <w:noProof/>
            <w:webHidden/>
          </w:rPr>
          <w:fldChar w:fldCharType="begin"/>
        </w:r>
        <w:r>
          <w:rPr>
            <w:noProof/>
            <w:webHidden/>
          </w:rPr>
          <w:instrText xml:space="preserve"> PAGEREF _Toc215753674 \h </w:instrText>
        </w:r>
        <w:r>
          <w:rPr>
            <w:noProof/>
            <w:webHidden/>
          </w:rPr>
        </w:r>
        <w:r>
          <w:rPr>
            <w:noProof/>
            <w:webHidden/>
          </w:rPr>
          <w:fldChar w:fldCharType="separate"/>
        </w:r>
        <w:r>
          <w:rPr>
            <w:noProof/>
            <w:webHidden/>
          </w:rPr>
          <w:t>12</w:t>
        </w:r>
        <w:r>
          <w:rPr>
            <w:noProof/>
            <w:webHidden/>
          </w:rPr>
          <w:fldChar w:fldCharType="end"/>
        </w:r>
      </w:hyperlink>
    </w:p>
    <w:p w14:paraId="5C89D362" w14:textId="3E7008C6" w:rsidR="00027869" w:rsidRDefault="00027869">
      <w:pPr>
        <w:pStyle w:val="TM2"/>
        <w:tabs>
          <w:tab w:val="right" w:pos="9736"/>
        </w:tabs>
        <w:rPr>
          <w:rFonts w:cstheme="minorBidi"/>
          <w:i w:val="0"/>
          <w:iCs w:val="0"/>
          <w:noProof/>
          <w:kern w:val="2"/>
          <w:sz w:val="24"/>
          <w:szCs w:val="24"/>
          <w14:ligatures w14:val="standardContextual"/>
        </w:rPr>
      </w:pPr>
      <w:hyperlink w:anchor="_Toc215753675" w:history="1">
        <w:r w:rsidRPr="00F1545B">
          <w:rPr>
            <w:rStyle w:val="Lienhypertexte"/>
            <w:rFonts w:ascii="Times New Roman" w:eastAsia="Times New Roman" w:hAnsi="Times New Roman"/>
            <w:noProof/>
            <w:lang w:val="de-CH"/>
          </w:rPr>
          <w:t>This scoping review was performed without external funding. The research was conducted as part of a master’s thesis project at the University of Geneva/HUG, which provided access to database resources</w:t>
        </w:r>
        <w:r w:rsidRPr="00F1545B">
          <w:rPr>
            <w:rStyle w:val="Lienhypertexte"/>
            <w:rFonts w:eastAsia="Times New Roman"/>
            <w:noProof/>
            <w:lang w:val="de-CH"/>
          </w:rPr>
          <w:t xml:space="preserve"> </w:t>
        </w:r>
        <w:r w:rsidRPr="00F1545B">
          <w:rPr>
            <w:rStyle w:val="Lienhypertexte"/>
            <w:rFonts w:ascii="Times New Roman" w:eastAsia="Times New Roman" w:hAnsi="Times New Roman"/>
            <w:noProof/>
            <w:lang w:val="de-CH"/>
          </w:rPr>
          <w:t>but had no role in study design, data ollection, data interpretation or manuscript preparation.</w:t>
        </w:r>
        <w:r>
          <w:rPr>
            <w:noProof/>
            <w:webHidden/>
          </w:rPr>
          <w:tab/>
        </w:r>
        <w:r>
          <w:rPr>
            <w:noProof/>
            <w:webHidden/>
          </w:rPr>
          <w:fldChar w:fldCharType="begin"/>
        </w:r>
        <w:r>
          <w:rPr>
            <w:noProof/>
            <w:webHidden/>
          </w:rPr>
          <w:instrText xml:space="preserve"> PAGEREF _Toc215753675 \h </w:instrText>
        </w:r>
        <w:r>
          <w:rPr>
            <w:noProof/>
            <w:webHidden/>
          </w:rPr>
        </w:r>
        <w:r>
          <w:rPr>
            <w:noProof/>
            <w:webHidden/>
          </w:rPr>
          <w:fldChar w:fldCharType="separate"/>
        </w:r>
        <w:r>
          <w:rPr>
            <w:noProof/>
            <w:webHidden/>
          </w:rPr>
          <w:t>12</w:t>
        </w:r>
        <w:r>
          <w:rPr>
            <w:noProof/>
            <w:webHidden/>
          </w:rPr>
          <w:fldChar w:fldCharType="end"/>
        </w:r>
      </w:hyperlink>
    </w:p>
    <w:p w14:paraId="2E7F480B" w14:textId="7DA34B73" w:rsidR="00027869" w:rsidRDefault="00027869">
      <w:pPr>
        <w:pStyle w:val="TM2"/>
        <w:tabs>
          <w:tab w:val="right" w:pos="9736"/>
        </w:tabs>
        <w:rPr>
          <w:rFonts w:cstheme="minorBidi"/>
          <w:i w:val="0"/>
          <w:iCs w:val="0"/>
          <w:noProof/>
          <w:kern w:val="2"/>
          <w:sz w:val="24"/>
          <w:szCs w:val="24"/>
          <w14:ligatures w14:val="standardContextual"/>
        </w:rPr>
      </w:pPr>
      <w:hyperlink w:anchor="_Toc215753676" w:history="1">
        <w:r w:rsidRPr="00F1545B">
          <w:rPr>
            <w:rStyle w:val="Lienhypertexte"/>
            <w:rFonts w:eastAsia="Times New Roman"/>
            <w:noProof/>
            <w:lang w:val="de-CH"/>
          </w:rPr>
          <w:t>Results</w:t>
        </w:r>
        <w:r>
          <w:rPr>
            <w:noProof/>
            <w:webHidden/>
          </w:rPr>
          <w:tab/>
        </w:r>
        <w:r>
          <w:rPr>
            <w:noProof/>
            <w:webHidden/>
          </w:rPr>
          <w:fldChar w:fldCharType="begin"/>
        </w:r>
        <w:r>
          <w:rPr>
            <w:noProof/>
            <w:webHidden/>
          </w:rPr>
          <w:instrText xml:space="preserve"> PAGEREF _Toc215753676 \h </w:instrText>
        </w:r>
        <w:r>
          <w:rPr>
            <w:noProof/>
            <w:webHidden/>
          </w:rPr>
        </w:r>
        <w:r>
          <w:rPr>
            <w:noProof/>
            <w:webHidden/>
          </w:rPr>
          <w:fldChar w:fldCharType="separate"/>
        </w:r>
        <w:r>
          <w:rPr>
            <w:noProof/>
            <w:webHidden/>
          </w:rPr>
          <w:t>13</w:t>
        </w:r>
        <w:r>
          <w:rPr>
            <w:noProof/>
            <w:webHidden/>
          </w:rPr>
          <w:fldChar w:fldCharType="end"/>
        </w:r>
      </w:hyperlink>
    </w:p>
    <w:p w14:paraId="63FBA7FC" w14:textId="1A9BBFE6" w:rsidR="00027869" w:rsidRDefault="00027869">
      <w:pPr>
        <w:pStyle w:val="TM2"/>
        <w:tabs>
          <w:tab w:val="right" w:pos="9736"/>
        </w:tabs>
        <w:rPr>
          <w:rFonts w:cstheme="minorBidi"/>
          <w:i w:val="0"/>
          <w:iCs w:val="0"/>
          <w:noProof/>
          <w:kern w:val="2"/>
          <w:sz w:val="24"/>
          <w:szCs w:val="24"/>
          <w14:ligatures w14:val="standardContextual"/>
        </w:rPr>
      </w:pPr>
      <w:hyperlink w:anchor="_Toc215753677" w:history="1">
        <w:r w:rsidRPr="00F1545B">
          <w:rPr>
            <w:rStyle w:val="Lienhypertexte"/>
            <w:rFonts w:eastAsia="Times New Roman"/>
            <w:noProof/>
          </w:rPr>
          <w:t>Discussion</w:t>
        </w:r>
        <w:r>
          <w:rPr>
            <w:noProof/>
            <w:webHidden/>
          </w:rPr>
          <w:tab/>
        </w:r>
        <w:r>
          <w:rPr>
            <w:noProof/>
            <w:webHidden/>
          </w:rPr>
          <w:fldChar w:fldCharType="begin"/>
        </w:r>
        <w:r>
          <w:rPr>
            <w:noProof/>
            <w:webHidden/>
          </w:rPr>
          <w:instrText xml:space="preserve"> PAGEREF _Toc215753677 \h </w:instrText>
        </w:r>
        <w:r>
          <w:rPr>
            <w:noProof/>
            <w:webHidden/>
          </w:rPr>
        </w:r>
        <w:r>
          <w:rPr>
            <w:noProof/>
            <w:webHidden/>
          </w:rPr>
          <w:fldChar w:fldCharType="separate"/>
        </w:r>
        <w:r>
          <w:rPr>
            <w:noProof/>
            <w:webHidden/>
          </w:rPr>
          <w:t>15</w:t>
        </w:r>
        <w:r>
          <w:rPr>
            <w:noProof/>
            <w:webHidden/>
          </w:rPr>
          <w:fldChar w:fldCharType="end"/>
        </w:r>
      </w:hyperlink>
    </w:p>
    <w:p w14:paraId="48684E28" w14:textId="5EAA85E2" w:rsidR="00027869" w:rsidRDefault="00027869">
      <w:pPr>
        <w:pStyle w:val="TM2"/>
        <w:tabs>
          <w:tab w:val="right" w:pos="9736"/>
        </w:tabs>
        <w:rPr>
          <w:rFonts w:cstheme="minorBidi"/>
          <w:i w:val="0"/>
          <w:iCs w:val="0"/>
          <w:noProof/>
          <w:kern w:val="2"/>
          <w:sz w:val="24"/>
          <w:szCs w:val="24"/>
          <w14:ligatures w14:val="standardContextual"/>
        </w:rPr>
      </w:pPr>
      <w:hyperlink w:anchor="_Toc215753678" w:history="1">
        <w:r w:rsidRPr="00F1545B">
          <w:rPr>
            <w:rStyle w:val="Lienhypertexte"/>
            <w:rFonts w:eastAsia="Times New Roman"/>
            <w:noProof/>
          </w:rPr>
          <w:t>Limiations of the Review Process</w:t>
        </w:r>
        <w:r>
          <w:rPr>
            <w:noProof/>
            <w:webHidden/>
          </w:rPr>
          <w:tab/>
        </w:r>
        <w:r>
          <w:rPr>
            <w:noProof/>
            <w:webHidden/>
          </w:rPr>
          <w:fldChar w:fldCharType="begin"/>
        </w:r>
        <w:r>
          <w:rPr>
            <w:noProof/>
            <w:webHidden/>
          </w:rPr>
          <w:instrText xml:space="preserve"> PAGEREF _Toc215753678 \h </w:instrText>
        </w:r>
        <w:r>
          <w:rPr>
            <w:noProof/>
            <w:webHidden/>
          </w:rPr>
        </w:r>
        <w:r>
          <w:rPr>
            <w:noProof/>
            <w:webHidden/>
          </w:rPr>
          <w:fldChar w:fldCharType="separate"/>
        </w:r>
        <w:r>
          <w:rPr>
            <w:noProof/>
            <w:webHidden/>
          </w:rPr>
          <w:t>16</w:t>
        </w:r>
        <w:r>
          <w:rPr>
            <w:noProof/>
            <w:webHidden/>
          </w:rPr>
          <w:fldChar w:fldCharType="end"/>
        </w:r>
      </w:hyperlink>
    </w:p>
    <w:p w14:paraId="648B25AD" w14:textId="62016232" w:rsidR="00027869" w:rsidRDefault="00027869">
      <w:pPr>
        <w:pStyle w:val="TM2"/>
        <w:tabs>
          <w:tab w:val="right" w:pos="9736"/>
        </w:tabs>
        <w:rPr>
          <w:rFonts w:cstheme="minorBidi"/>
          <w:i w:val="0"/>
          <w:iCs w:val="0"/>
          <w:noProof/>
          <w:kern w:val="2"/>
          <w:sz w:val="24"/>
          <w:szCs w:val="24"/>
          <w14:ligatures w14:val="standardContextual"/>
        </w:rPr>
      </w:pPr>
      <w:hyperlink w:anchor="_Toc215753679" w:history="1">
        <w:r w:rsidRPr="00F1545B">
          <w:rPr>
            <w:rStyle w:val="Lienhypertexte"/>
            <w:rFonts w:eastAsia="Times New Roman"/>
            <w:noProof/>
          </w:rPr>
          <w:t>Conclusion</w:t>
        </w:r>
        <w:r>
          <w:rPr>
            <w:noProof/>
            <w:webHidden/>
          </w:rPr>
          <w:tab/>
        </w:r>
        <w:r>
          <w:rPr>
            <w:noProof/>
            <w:webHidden/>
          </w:rPr>
          <w:fldChar w:fldCharType="begin"/>
        </w:r>
        <w:r>
          <w:rPr>
            <w:noProof/>
            <w:webHidden/>
          </w:rPr>
          <w:instrText xml:space="preserve"> PAGEREF _Toc215753679 \h </w:instrText>
        </w:r>
        <w:r>
          <w:rPr>
            <w:noProof/>
            <w:webHidden/>
          </w:rPr>
        </w:r>
        <w:r>
          <w:rPr>
            <w:noProof/>
            <w:webHidden/>
          </w:rPr>
          <w:fldChar w:fldCharType="separate"/>
        </w:r>
        <w:r>
          <w:rPr>
            <w:noProof/>
            <w:webHidden/>
          </w:rPr>
          <w:t>20</w:t>
        </w:r>
        <w:r>
          <w:rPr>
            <w:noProof/>
            <w:webHidden/>
          </w:rPr>
          <w:fldChar w:fldCharType="end"/>
        </w:r>
      </w:hyperlink>
    </w:p>
    <w:p w14:paraId="4931532F" w14:textId="12602372" w:rsidR="00027869" w:rsidRDefault="00027869">
      <w:pPr>
        <w:pStyle w:val="TM2"/>
        <w:tabs>
          <w:tab w:val="right" w:pos="9736"/>
        </w:tabs>
        <w:rPr>
          <w:rFonts w:cstheme="minorBidi"/>
          <w:i w:val="0"/>
          <w:iCs w:val="0"/>
          <w:noProof/>
          <w:kern w:val="2"/>
          <w:sz w:val="24"/>
          <w:szCs w:val="24"/>
          <w14:ligatures w14:val="standardContextual"/>
        </w:rPr>
      </w:pPr>
      <w:hyperlink w:anchor="_Toc215753680" w:history="1">
        <w:r w:rsidRPr="00F1545B">
          <w:rPr>
            <w:rStyle w:val="Lienhypertexte"/>
            <w:noProof/>
          </w:rPr>
          <w:t>Tables and Figures</w:t>
        </w:r>
        <w:r>
          <w:rPr>
            <w:noProof/>
            <w:webHidden/>
          </w:rPr>
          <w:tab/>
        </w:r>
        <w:r>
          <w:rPr>
            <w:noProof/>
            <w:webHidden/>
          </w:rPr>
          <w:fldChar w:fldCharType="begin"/>
        </w:r>
        <w:r>
          <w:rPr>
            <w:noProof/>
            <w:webHidden/>
          </w:rPr>
          <w:instrText xml:space="preserve"> PAGEREF _Toc215753680 \h </w:instrText>
        </w:r>
        <w:r>
          <w:rPr>
            <w:noProof/>
            <w:webHidden/>
          </w:rPr>
        </w:r>
        <w:r>
          <w:rPr>
            <w:noProof/>
            <w:webHidden/>
          </w:rPr>
          <w:fldChar w:fldCharType="separate"/>
        </w:r>
        <w:r>
          <w:rPr>
            <w:noProof/>
            <w:webHidden/>
          </w:rPr>
          <w:t>21</w:t>
        </w:r>
        <w:r>
          <w:rPr>
            <w:noProof/>
            <w:webHidden/>
          </w:rPr>
          <w:fldChar w:fldCharType="end"/>
        </w:r>
      </w:hyperlink>
    </w:p>
    <w:p w14:paraId="04511D27" w14:textId="64FD5FC2" w:rsidR="00027869" w:rsidRDefault="00027869">
      <w:pPr>
        <w:pStyle w:val="TM3"/>
        <w:tabs>
          <w:tab w:val="right" w:pos="9736"/>
        </w:tabs>
        <w:rPr>
          <w:rFonts w:cstheme="minorBidi"/>
          <w:noProof/>
          <w:kern w:val="2"/>
          <w:sz w:val="24"/>
          <w:szCs w:val="24"/>
          <w14:ligatures w14:val="standardContextual"/>
        </w:rPr>
      </w:pPr>
      <w:hyperlink w:anchor="_Toc215753681" w:history="1">
        <w:r w:rsidRPr="00F1545B">
          <w:rPr>
            <w:rStyle w:val="Lienhypertexte"/>
            <w:noProof/>
          </w:rPr>
          <w:t>Figure1: PRISMA Diagram</w:t>
        </w:r>
        <w:r>
          <w:rPr>
            <w:noProof/>
            <w:webHidden/>
          </w:rPr>
          <w:tab/>
        </w:r>
        <w:r>
          <w:rPr>
            <w:noProof/>
            <w:webHidden/>
          </w:rPr>
          <w:fldChar w:fldCharType="begin"/>
        </w:r>
        <w:r>
          <w:rPr>
            <w:noProof/>
            <w:webHidden/>
          </w:rPr>
          <w:instrText xml:space="preserve"> PAGEREF _Toc215753681 \h </w:instrText>
        </w:r>
        <w:r>
          <w:rPr>
            <w:noProof/>
            <w:webHidden/>
          </w:rPr>
        </w:r>
        <w:r>
          <w:rPr>
            <w:noProof/>
            <w:webHidden/>
          </w:rPr>
          <w:fldChar w:fldCharType="separate"/>
        </w:r>
        <w:r>
          <w:rPr>
            <w:noProof/>
            <w:webHidden/>
          </w:rPr>
          <w:t>21</w:t>
        </w:r>
        <w:r>
          <w:rPr>
            <w:noProof/>
            <w:webHidden/>
          </w:rPr>
          <w:fldChar w:fldCharType="end"/>
        </w:r>
      </w:hyperlink>
    </w:p>
    <w:p w14:paraId="36D803F0" w14:textId="6E993AA5" w:rsidR="00027869" w:rsidRDefault="00027869">
      <w:pPr>
        <w:pStyle w:val="TM3"/>
        <w:tabs>
          <w:tab w:val="right" w:pos="9736"/>
        </w:tabs>
        <w:rPr>
          <w:rFonts w:cstheme="minorBidi"/>
          <w:noProof/>
          <w:kern w:val="2"/>
          <w:sz w:val="24"/>
          <w:szCs w:val="24"/>
          <w14:ligatures w14:val="standardContextual"/>
        </w:rPr>
      </w:pPr>
      <w:hyperlink w:anchor="_Toc215753682" w:history="1">
        <w:r w:rsidRPr="00F1545B">
          <w:rPr>
            <w:rStyle w:val="Lienhypertexte"/>
            <w:noProof/>
          </w:rPr>
          <w:t>Table 2 : Inclusion &amp; Exclusion criteria</w:t>
        </w:r>
        <w:r>
          <w:rPr>
            <w:noProof/>
            <w:webHidden/>
          </w:rPr>
          <w:tab/>
        </w:r>
        <w:r>
          <w:rPr>
            <w:noProof/>
            <w:webHidden/>
          </w:rPr>
          <w:fldChar w:fldCharType="begin"/>
        </w:r>
        <w:r>
          <w:rPr>
            <w:noProof/>
            <w:webHidden/>
          </w:rPr>
          <w:instrText xml:space="preserve"> PAGEREF _Toc215753682 \h </w:instrText>
        </w:r>
        <w:r>
          <w:rPr>
            <w:noProof/>
            <w:webHidden/>
          </w:rPr>
        </w:r>
        <w:r>
          <w:rPr>
            <w:noProof/>
            <w:webHidden/>
          </w:rPr>
          <w:fldChar w:fldCharType="separate"/>
        </w:r>
        <w:r>
          <w:rPr>
            <w:noProof/>
            <w:webHidden/>
          </w:rPr>
          <w:t>22</w:t>
        </w:r>
        <w:r>
          <w:rPr>
            <w:noProof/>
            <w:webHidden/>
          </w:rPr>
          <w:fldChar w:fldCharType="end"/>
        </w:r>
      </w:hyperlink>
    </w:p>
    <w:p w14:paraId="181BCC75" w14:textId="4C754558" w:rsidR="00027869" w:rsidRDefault="00027869">
      <w:pPr>
        <w:pStyle w:val="TM3"/>
        <w:tabs>
          <w:tab w:val="right" w:pos="9736"/>
        </w:tabs>
        <w:rPr>
          <w:rFonts w:cstheme="minorBidi"/>
          <w:noProof/>
          <w:kern w:val="2"/>
          <w:sz w:val="24"/>
          <w:szCs w:val="24"/>
          <w14:ligatures w14:val="standardContextual"/>
        </w:rPr>
      </w:pPr>
      <w:hyperlink w:anchor="_Toc215753683" w:history="1">
        <w:r w:rsidRPr="00F1545B">
          <w:rPr>
            <w:rStyle w:val="Lienhypertexte"/>
            <w:noProof/>
          </w:rPr>
          <w:t>Table 3. Literaure search</w:t>
        </w:r>
        <w:r>
          <w:rPr>
            <w:noProof/>
            <w:webHidden/>
          </w:rPr>
          <w:tab/>
        </w:r>
        <w:r>
          <w:rPr>
            <w:noProof/>
            <w:webHidden/>
          </w:rPr>
          <w:fldChar w:fldCharType="begin"/>
        </w:r>
        <w:r>
          <w:rPr>
            <w:noProof/>
            <w:webHidden/>
          </w:rPr>
          <w:instrText xml:space="preserve"> PAGEREF _Toc215753683 \h </w:instrText>
        </w:r>
        <w:r>
          <w:rPr>
            <w:noProof/>
            <w:webHidden/>
          </w:rPr>
        </w:r>
        <w:r>
          <w:rPr>
            <w:noProof/>
            <w:webHidden/>
          </w:rPr>
          <w:fldChar w:fldCharType="separate"/>
        </w:r>
        <w:r>
          <w:rPr>
            <w:noProof/>
            <w:webHidden/>
          </w:rPr>
          <w:t>23</w:t>
        </w:r>
        <w:r>
          <w:rPr>
            <w:noProof/>
            <w:webHidden/>
          </w:rPr>
          <w:fldChar w:fldCharType="end"/>
        </w:r>
      </w:hyperlink>
    </w:p>
    <w:p w14:paraId="7D7F55CE" w14:textId="69851727" w:rsidR="00027869" w:rsidRDefault="00027869">
      <w:pPr>
        <w:pStyle w:val="TM2"/>
        <w:tabs>
          <w:tab w:val="right" w:pos="9736"/>
        </w:tabs>
        <w:rPr>
          <w:rFonts w:cstheme="minorBidi"/>
          <w:i w:val="0"/>
          <w:iCs w:val="0"/>
          <w:noProof/>
          <w:kern w:val="2"/>
          <w:sz w:val="24"/>
          <w:szCs w:val="24"/>
          <w14:ligatures w14:val="standardContextual"/>
        </w:rPr>
      </w:pPr>
      <w:hyperlink w:anchor="_Toc215753684" w:history="1">
        <w:r w:rsidRPr="00F1545B">
          <w:rPr>
            <w:rStyle w:val="Lienhypertexte"/>
            <w:rFonts w:eastAsia="Times New Roman"/>
            <w:noProof/>
            <w:lang w:val="it-CH"/>
          </w:rPr>
          <w:t>References</w:t>
        </w:r>
        <w:r w:rsidRPr="00F1545B">
          <w:rPr>
            <w:rStyle w:val="Lienhypertexte"/>
            <w:rFonts w:ascii="UICTFontTextStyleBody" w:hAnsi="UICTFontTextStyleBody"/>
            <w:noProof/>
            <w:lang w:val="it-CH"/>
          </w:rPr>
          <w:t xml:space="preserve"> :</w:t>
        </w:r>
        <w:r>
          <w:rPr>
            <w:noProof/>
            <w:webHidden/>
          </w:rPr>
          <w:tab/>
        </w:r>
        <w:r>
          <w:rPr>
            <w:noProof/>
            <w:webHidden/>
          </w:rPr>
          <w:fldChar w:fldCharType="begin"/>
        </w:r>
        <w:r>
          <w:rPr>
            <w:noProof/>
            <w:webHidden/>
          </w:rPr>
          <w:instrText xml:space="preserve"> PAGEREF _Toc215753684 \h </w:instrText>
        </w:r>
        <w:r>
          <w:rPr>
            <w:noProof/>
            <w:webHidden/>
          </w:rPr>
        </w:r>
        <w:r>
          <w:rPr>
            <w:noProof/>
            <w:webHidden/>
          </w:rPr>
          <w:fldChar w:fldCharType="separate"/>
        </w:r>
        <w:r>
          <w:rPr>
            <w:noProof/>
            <w:webHidden/>
          </w:rPr>
          <w:t>26</w:t>
        </w:r>
        <w:r>
          <w:rPr>
            <w:noProof/>
            <w:webHidden/>
          </w:rPr>
          <w:fldChar w:fldCharType="end"/>
        </w:r>
      </w:hyperlink>
    </w:p>
    <w:p w14:paraId="6DA06687" w14:textId="1FF8553F" w:rsidR="009643F1" w:rsidDel="00027869" w:rsidRDefault="009643F1">
      <w:pPr>
        <w:pStyle w:val="TM2"/>
        <w:tabs>
          <w:tab w:val="right" w:pos="9736"/>
        </w:tabs>
        <w:rPr>
          <w:del w:id="1" w:author="Paul Victor Agad" w:date="2025-12-04T15:14:00Z" w16du:dateUtc="2025-12-04T14:14:00Z"/>
          <w:rFonts w:cstheme="minorBidi"/>
          <w:i w:val="0"/>
          <w:iCs w:val="0"/>
          <w:noProof/>
          <w:kern w:val="2"/>
          <w:sz w:val="24"/>
          <w:szCs w:val="24"/>
          <w14:ligatures w14:val="standardContextual"/>
        </w:rPr>
      </w:pPr>
      <w:del w:id="2" w:author="Paul Victor Agad" w:date="2025-12-04T15:14:00Z" w16du:dateUtc="2025-12-04T14:14:00Z">
        <w:r w:rsidRPr="00027869" w:rsidDel="00027869">
          <w:rPr>
            <w:rFonts w:eastAsia="Times New Roman"/>
            <w:noProof/>
            <w:lang w:val="it-CH"/>
            <w:rPrChange w:id="3" w:author="Paul Victor Agad" w:date="2025-12-04T15:14:00Z" w16du:dateUtc="2025-12-04T14:14:00Z">
              <w:rPr>
                <w:rStyle w:val="Lienhypertexte"/>
                <w:rFonts w:eastAsia="Times New Roman"/>
                <w:noProof/>
                <w:lang w:val="it-CH"/>
              </w:rPr>
            </w:rPrChange>
          </w:rPr>
          <w:delText>References</w:delText>
        </w:r>
        <w:r w:rsidRPr="00027869" w:rsidDel="00027869">
          <w:rPr>
            <w:rFonts w:ascii="UICTFontTextStyleBody" w:hAnsi="UICTFontTextStyleBody"/>
            <w:noProof/>
            <w:lang w:val="it-CH"/>
            <w:rPrChange w:id="4" w:author="Paul Victor Agad" w:date="2025-12-04T15:14:00Z" w16du:dateUtc="2025-12-04T14:14:00Z">
              <w:rPr>
                <w:rStyle w:val="Lienhypertexte"/>
                <w:rFonts w:ascii="UICTFontTextStyleBody" w:hAnsi="UICTFontTextStyleBody"/>
                <w:noProof/>
                <w:lang w:val="it-CH"/>
              </w:rPr>
            </w:rPrChange>
          </w:rPr>
          <w:delText xml:space="preserve"> :</w:delText>
        </w:r>
        <w:r w:rsidDel="00027869">
          <w:rPr>
            <w:noProof/>
            <w:webHidden/>
          </w:rPr>
          <w:tab/>
          <w:delText>26</w:delText>
        </w:r>
      </w:del>
    </w:p>
    <w:p w14:paraId="307AA681" w14:textId="1920EE98" w:rsidR="00FF0987" w:rsidRDefault="00FF0987">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r>
        <w:fldChar w:fldCharType="end"/>
      </w:r>
      <w:r>
        <w:br w:type="page"/>
      </w:r>
    </w:p>
    <w:p w14:paraId="1E892FC1" w14:textId="290E1F5B" w:rsidR="003965AA" w:rsidRPr="00BB1762" w:rsidRDefault="003965AA" w:rsidP="00BE3E77">
      <w:pPr>
        <w:pStyle w:val="Titre2"/>
      </w:pPr>
      <w:bookmarkStart w:id="5" w:name="_Toc215753658"/>
      <w:r w:rsidRPr="00BB1762">
        <w:lastRenderedPageBreak/>
        <w:t>Abstract</w:t>
      </w:r>
      <w:bookmarkEnd w:id="5"/>
      <w:r w:rsidRPr="00BB1762">
        <w:t xml:space="preserve"> </w:t>
      </w:r>
    </w:p>
    <w:p w14:paraId="0FF9B31E" w14:textId="77777777" w:rsidR="003965AA" w:rsidRPr="00BE3E77" w:rsidRDefault="003965AA" w:rsidP="00BE3E77">
      <w:pPr>
        <w:pStyle w:val="Titre3"/>
      </w:pPr>
      <w:bookmarkStart w:id="6" w:name="_Toc215753659"/>
      <w:r w:rsidRPr="00BE3E77">
        <w:t>Introduction</w:t>
      </w:r>
      <w:bookmarkEnd w:id="6"/>
    </w:p>
    <w:p w14:paraId="79593B9E" w14:textId="78562245" w:rsidR="003965AA" w:rsidRPr="00F42E8B" w:rsidRDefault="003965AA" w:rsidP="003A587C">
      <w:pPr>
        <w:pStyle w:val="p1"/>
      </w:pPr>
      <w:commentRangeStart w:id="7"/>
      <w:commentRangeStart w:id="8"/>
      <w:r w:rsidRPr="00BE3E77">
        <w:rPr>
          <w:rStyle w:val="s1"/>
        </w:rPr>
        <w:t>Non</w:t>
      </w:r>
      <w:commentRangeEnd w:id="7"/>
      <w:r w:rsidR="002758EE">
        <w:rPr>
          <w:rStyle w:val="Marquedecommentaire"/>
        </w:rPr>
        <w:commentReference w:id="7"/>
      </w:r>
      <w:commentRangeEnd w:id="8"/>
      <w:r w:rsidR="00DD47C1">
        <w:rPr>
          <w:rStyle w:val="Marquedecommentaire"/>
        </w:rPr>
        <w:commentReference w:id="8"/>
      </w:r>
      <w:r w:rsidRPr="00BE3E77">
        <w:rPr>
          <w:rStyle w:val="s1"/>
        </w:rPr>
        <w:t>-in</w:t>
      </w:r>
      <w:r w:rsidRPr="00F42E8B">
        <w:rPr>
          <w:rStyle w:val="s1"/>
        </w:rPr>
        <w:t xml:space="preserve">vasive ultrasound-based techniques are increasingly used for the assessment of hepatic steatosis in children, yet the diversity, validation level, and pediatric applicability of these tools remain poorly defined. </w:t>
      </w:r>
    </w:p>
    <w:p w14:paraId="6F5125AA" w14:textId="77777777" w:rsidR="003965AA" w:rsidRDefault="003965AA" w:rsidP="00160C36">
      <w:pPr>
        <w:pStyle w:val="Titre3"/>
      </w:pPr>
      <w:bookmarkStart w:id="9" w:name="_Toc215753660"/>
      <w:r w:rsidRPr="00F42E8B">
        <w:t>Objective</w:t>
      </w:r>
      <w:bookmarkEnd w:id="9"/>
      <w:r w:rsidRPr="00F42E8B">
        <w:t> </w:t>
      </w:r>
    </w:p>
    <w:p w14:paraId="7C39D321" w14:textId="58D7C9B8" w:rsidR="00AE1397" w:rsidRPr="00F42E8B" w:rsidRDefault="009701B3" w:rsidP="00F42E8B">
      <w:r>
        <w:rPr>
          <w:rStyle w:val="s1"/>
        </w:rPr>
        <w:t>To</w:t>
      </w:r>
      <w:r w:rsidR="00AE1397" w:rsidRPr="002E7E1E">
        <w:rPr>
          <w:rStyle w:val="s1"/>
        </w:rPr>
        <w:t xml:space="preserve"> identify and map the existing quantitative ultrasound modalities used to </w:t>
      </w:r>
      <w:r>
        <w:rPr>
          <w:rStyle w:val="s1"/>
        </w:rPr>
        <w:t>assess</w:t>
      </w:r>
      <w:r w:rsidR="00AE1397" w:rsidRPr="002E7E1E">
        <w:rPr>
          <w:rStyle w:val="s1"/>
        </w:rPr>
        <w:t xml:space="preserve"> hepatic steatosis in pediatric populations</w:t>
      </w:r>
      <w:r w:rsidR="0039524E">
        <w:rPr>
          <w:rStyle w:val="s1"/>
        </w:rPr>
        <w:t xml:space="preserve"> and describe their technical parameters, reference standards, diagnostic performance and feasibility. </w:t>
      </w:r>
    </w:p>
    <w:p w14:paraId="59758419" w14:textId="77777777" w:rsidR="00470ED6" w:rsidRDefault="00470ED6" w:rsidP="00470ED6"/>
    <w:p w14:paraId="66236181" w14:textId="37476B8C" w:rsidR="00470ED6" w:rsidRDefault="00335D64" w:rsidP="00F42E8B">
      <w:pPr>
        <w:pStyle w:val="Titre3"/>
      </w:pPr>
      <w:bookmarkStart w:id="10" w:name="_Toc215753661"/>
      <w:r>
        <w:t>Eligibility Criteria</w:t>
      </w:r>
      <w:bookmarkEnd w:id="10"/>
    </w:p>
    <w:p w14:paraId="516E7CB1" w14:textId="5B08D750" w:rsidR="00335D64" w:rsidRPr="00335D64" w:rsidRDefault="00335D64" w:rsidP="00F42E8B">
      <w:r w:rsidRPr="00335D64">
        <w:t>We included studies publisehd from January 2019 to May 2024 that : 1) invo</w:t>
      </w:r>
      <w:r w:rsidRPr="00F42E8B">
        <w:t>lved pediatric</w:t>
      </w:r>
      <w:r>
        <w:t xml:space="preserve"> participants (&lt;18 years), 2) used a non-invasive ultrasound-based imaging modality</w:t>
      </w:r>
      <w:r w:rsidR="00DF00DC">
        <w:t xml:space="preserve"> developed to assess hepatic steatosis, and 3) reported a quantitative steatosis measurement. Studies focused solely on fibrosis </w:t>
      </w:r>
      <w:r w:rsidR="00C403B3">
        <w:t xml:space="preserve">or using qualitative ultrasound were excluded. Descriptive reviews, editorials, protocols, without originial data were excluded. </w:t>
      </w:r>
    </w:p>
    <w:p w14:paraId="16CFC0A3" w14:textId="7EEE5C51" w:rsidR="003965AA" w:rsidRDefault="001C70AE" w:rsidP="00F42E8B">
      <w:pPr>
        <w:pStyle w:val="Titre3"/>
      </w:pPr>
      <w:bookmarkStart w:id="11" w:name="_Toc215753662"/>
      <w:r>
        <w:t>Sources of Evidence</w:t>
      </w:r>
      <w:bookmarkEnd w:id="11"/>
    </w:p>
    <w:p w14:paraId="3672024C" w14:textId="755E75BC" w:rsidR="00470ED6" w:rsidRDefault="001C70AE" w:rsidP="00AE1397">
      <w:pPr>
        <w:spacing w:before="100" w:beforeAutospacing="1" w:after="100" w:afterAutospacing="1"/>
        <w:rPr>
          <w:lang w:val="de-CH"/>
        </w:rPr>
      </w:pPr>
      <w:r w:rsidRPr="00F42E8B">
        <w:rPr>
          <w:lang w:val="de-CH"/>
        </w:rPr>
        <w:t>MEDLINE</w:t>
      </w:r>
      <w:r w:rsidR="00B96983" w:rsidRPr="00F42E8B">
        <w:rPr>
          <w:lang w:val="de-CH"/>
        </w:rPr>
        <w:t xml:space="preserve"> (via PubMed) and Embase were searched systematically. The grey literature was also searched via internet search engines. </w:t>
      </w:r>
      <w:r w:rsidR="00B96983">
        <w:rPr>
          <w:lang w:val="de-CH"/>
        </w:rPr>
        <w:t xml:space="preserve">Reference lists of included studies were screened to identify additional sources. </w:t>
      </w:r>
    </w:p>
    <w:p w14:paraId="265E0322" w14:textId="6798A485" w:rsidR="00470ED6" w:rsidRDefault="009619BE" w:rsidP="00F42E8B">
      <w:pPr>
        <w:pStyle w:val="Titre3"/>
        <w:rPr>
          <w:lang w:val="de-CH"/>
        </w:rPr>
      </w:pPr>
      <w:bookmarkStart w:id="12" w:name="_Toc215753663"/>
      <w:r>
        <w:rPr>
          <w:lang w:val="de-CH"/>
        </w:rPr>
        <w:t>Charting Methods</w:t>
      </w:r>
      <w:bookmarkEnd w:id="12"/>
    </w:p>
    <w:p w14:paraId="6AEF6A11" w14:textId="32B74BFD" w:rsidR="009247B0" w:rsidRDefault="009247B0" w:rsidP="00AE1397">
      <w:pPr>
        <w:spacing w:before="100" w:beforeAutospacing="1" w:after="100" w:afterAutospacing="1"/>
        <w:rPr>
          <w:lang w:val="de-CH"/>
        </w:rPr>
      </w:pPr>
      <w:r>
        <w:rPr>
          <w:lang w:val="de-CH"/>
        </w:rPr>
        <w:t xml:space="preserve">Data were charted using a standardized form and </w:t>
      </w:r>
      <w:r w:rsidR="00AF3D5E">
        <w:rPr>
          <w:lang w:val="de-CH"/>
        </w:rPr>
        <w:t>included study characteristics, ultrasound modality, measurement parameters</w:t>
      </w:r>
      <w:r w:rsidR="00F570D3">
        <w:rPr>
          <w:lang w:val="de-CH"/>
        </w:rPr>
        <w:t xml:space="preserve"> (units, thresholds, acquisition protocols), reference standards (e.g. MRI-PDFF, biopsy), diagnostic performance metrics, and feasibility indicaors. Results </w:t>
      </w:r>
      <w:r w:rsidR="00E76E72">
        <w:rPr>
          <w:lang w:val="de-CH"/>
        </w:rPr>
        <w:t xml:space="preserve">were synthesized descriptively and organized narratively. </w:t>
      </w:r>
    </w:p>
    <w:p w14:paraId="3B1DE304" w14:textId="020D7D7B" w:rsidR="003965AA" w:rsidRPr="00C37567" w:rsidRDefault="003965AA" w:rsidP="003A587C">
      <w:pPr>
        <w:spacing w:before="100" w:beforeAutospacing="1" w:after="100" w:afterAutospacing="1"/>
      </w:pPr>
    </w:p>
    <w:p w14:paraId="049AD3F8" w14:textId="77777777" w:rsidR="003965AA" w:rsidRDefault="003965AA" w:rsidP="006168E8">
      <w:pPr>
        <w:pStyle w:val="Titre3"/>
      </w:pPr>
      <w:bookmarkStart w:id="13" w:name="_Toc215753664"/>
      <w:r>
        <w:t>Results</w:t>
      </w:r>
      <w:bookmarkEnd w:id="13"/>
      <w:r>
        <w:t xml:space="preserve"> </w:t>
      </w:r>
    </w:p>
    <w:p w14:paraId="56CBE3E5" w14:textId="77777777" w:rsidR="00921EF4" w:rsidRDefault="00921EF4" w:rsidP="003A587C">
      <w:pPr>
        <w:pStyle w:val="p1"/>
      </w:pPr>
      <w:r w:rsidRPr="00C37567">
        <w:t>A total of 20 studies met inclusion criteria. The Controlled Attenuation Parameter (CAP) was the most commonly reported tool (n=14). Only six studies used alternative quantitative methods : one used Ultrasound-Derived Fat Fraction (UDFF), two used Attenuation Imaging (AI) or equivalent attenuation coefficient mapping, one used ATT with Shear Wave Measurement (SWM), and two employed other QUS-based parameters. CAP was often used in studies primarily focused on liver fibrosis, with steatosis measured as a secondary endpoint. Alternatives such as UDFF and AI showed promising features, especially in terms of reproducibility and potential MRI correlation, but were underrepresented and lacked pediatric validation.</w:t>
      </w:r>
    </w:p>
    <w:p w14:paraId="396D9D58" w14:textId="77777777" w:rsidR="003965AA" w:rsidRDefault="003965AA" w:rsidP="006168E8">
      <w:pPr>
        <w:pStyle w:val="Titre3"/>
      </w:pPr>
      <w:bookmarkStart w:id="14" w:name="_Toc215753665"/>
      <w:r>
        <w:lastRenderedPageBreak/>
        <w:t>Conclusion</w:t>
      </w:r>
      <w:bookmarkEnd w:id="14"/>
    </w:p>
    <w:p w14:paraId="3D3A0AA4" w14:textId="4DA118DF" w:rsidR="003965AA" w:rsidRDefault="008C5A49" w:rsidP="003A587C">
      <w:pPr>
        <w:pStyle w:val="p1"/>
        <w:rPr>
          <w:rStyle w:val="s1"/>
        </w:rPr>
      </w:pPr>
      <w:r>
        <w:rPr>
          <w:rStyle w:val="s1"/>
        </w:rPr>
        <w:t xml:space="preserve">Quantitative ultrasound modalities are increasing used to assess hepatic steatosis in children, but research is heavily concentrated on CAP. </w:t>
      </w:r>
      <w:r w:rsidR="00290718">
        <w:rPr>
          <w:rStyle w:val="s1"/>
        </w:rPr>
        <w:t xml:space="preserve">Emerging tools such as UDFF and ATI show strong potential yet remain underrepresentd and insufficiently validated. </w:t>
      </w:r>
      <w:r w:rsidR="003404C9">
        <w:rPr>
          <w:rStyle w:val="s1"/>
        </w:rPr>
        <w:t>T</w:t>
      </w:r>
      <w:r w:rsidR="003965AA">
        <w:rPr>
          <w:rStyle w:val="s1"/>
        </w:rPr>
        <w:t>here is a pressing need for multicenter comparative studies and standardization efforts to validate these alternative modalities and develop pediatric-specific imaging strategies.</w:t>
      </w:r>
    </w:p>
    <w:p w14:paraId="76B70EF7" w14:textId="29BD7480" w:rsidR="00BB1762" w:rsidRDefault="00BB1762" w:rsidP="003A587C">
      <w:pPr>
        <w:pStyle w:val="p1"/>
      </w:pPr>
      <w:r>
        <w:br w:type="page"/>
      </w:r>
    </w:p>
    <w:p w14:paraId="67C60E51" w14:textId="77777777" w:rsidR="003965AA" w:rsidRPr="00625A7B" w:rsidRDefault="003965AA" w:rsidP="00BE3E77">
      <w:pPr>
        <w:pStyle w:val="Titre2"/>
      </w:pPr>
      <w:bookmarkStart w:id="15" w:name="_Toc215753666"/>
      <w:r>
        <w:lastRenderedPageBreak/>
        <w:t>Introduction</w:t>
      </w:r>
      <w:bookmarkEnd w:id="15"/>
      <w:r>
        <w:t> </w:t>
      </w:r>
    </w:p>
    <w:p w14:paraId="34202B8B" w14:textId="16B103DF" w:rsidR="003965AA" w:rsidRDefault="003965AA" w:rsidP="003A587C">
      <w:pPr>
        <w:pStyle w:val="NormalWeb"/>
        <w:jc w:val="both"/>
        <w:rPr>
          <w:color w:val="000000"/>
        </w:rPr>
      </w:pPr>
      <w:r w:rsidRPr="00625A7B">
        <w:rPr>
          <w:color w:val="000000"/>
        </w:rPr>
        <w:t>Non-alcoholic fatty liver disease (NAFLD), recently reframed as metabolic dysfunction-associated fatty liver disease (</w:t>
      </w:r>
      <w:commentRangeStart w:id="16"/>
      <w:r w:rsidRPr="00625A7B">
        <w:rPr>
          <w:color w:val="000000"/>
        </w:rPr>
        <w:t>MAFLD</w:t>
      </w:r>
      <w:commentRangeEnd w:id="16"/>
      <w:r w:rsidR="00927B1D">
        <w:rPr>
          <w:rStyle w:val="Marquedecommentaire"/>
        </w:rPr>
        <w:commentReference w:id="16"/>
      </w:r>
      <w:r w:rsidRPr="00625A7B">
        <w:rPr>
          <w:color w:val="000000"/>
        </w:rPr>
        <w:t>), has emerged as the most common chronic liver disease in children and adolescents</w:t>
      </w:r>
      <w:r w:rsidR="00D705DF">
        <w:rPr>
          <w:color w:val="000000"/>
        </w:rPr>
        <w:t xml:space="preserve"> (</w:t>
      </w:r>
      <w:r w:rsidR="00064F34" w:rsidRPr="008D6FD4">
        <w:rPr>
          <w:color w:val="000000"/>
        </w:rPr>
        <w:t>Metabolic Fatty Liver Disease in Children: A Growing Public Health Problem</w:t>
      </w:r>
      <w:ins w:id="17" w:author="Paul Victor Agad" w:date="2025-12-04T14:33:00Z" w16du:dateUtc="2025-12-04T13:33:00Z">
        <w:r w:rsidR="000B4512">
          <w:rPr>
            <w:color w:val="000000"/>
          </w:rPr>
          <w:t xml:space="preserve"> ; </w:t>
        </w:r>
        <w:r w:rsidR="000B4512" w:rsidRPr="000B4512">
          <w:rPr>
            <w:color w:val="000000"/>
            <w:rPrChange w:id="18" w:author="Paul Victor Agad" w:date="2025-12-04T14:33:00Z" w16du:dateUtc="2025-12-04T13:33:00Z">
              <w:rPr/>
            </w:rPrChange>
          </w:rPr>
          <w:t>MAFLD: A consensus-driven proposed nomenclature for metabolic associated fatty liver disease</w:t>
        </w:r>
      </w:ins>
      <w:r w:rsidR="00D705DF">
        <w:rPr>
          <w:color w:val="000000"/>
        </w:rPr>
        <w:t>)</w:t>
      </w:r>
      <w:r w:rsidRPr="00625A7B">
        <w:rPr>
          <w:color w:val="000000"/>
        </w:rPr>
        <w:t>. Closely linked to the rise in childhood obesity, its prevalence is now estimated between 7% and 8%</w:t>
      </w:r>
      <w:r w:rsidR="00E642EE">
        <w:rPr>
          <w:color w:val="000000"/>
        </w:rPr>
        <w:t xml:space="preserve"> </w:t>
      </w:r>
      <w:r w:rsidRPr="00625A7B">
        <w:rPr>
          <w:color w:val="000000"/>
        </w:rPr>
        <w:t xml:space="preserve">in the general pediatric population, and substantially higher among children with metabolic </w:t>
      </w:r>
      <w:commentRangeStart w:id="19"/>
      <w:r w:rsidRPr="00625A7B">
        <w:rPr>
          <w:color w:val="000000"/>
        </w:rPr>
        <w:t>comorbidities</w:t>
      </w:r>
      <w:commentRangeEnd w:id="19"/>
      <w:r w:rsidR="004463A9">
        <w:rPr>
          <w:rStyle w:val="Marquedecommentaire"/>
        </w:rPr>
        <w:commentReference w:id="19"/>
      </w:r>
      <w:r w:rsidR="008E3612">
        <w:rPr>
          <w:color w:val="000000"/>
        </w:rPr>
        <w:t xml:space="preserve"> (</w:t>
      </w:r>
      <w:r w:rsidR="0096148E" w:rsidRPr="00854273">
        <w:t>The Prevalence of Non-Alcoholic Fatty Liver Disease in Children and Adolescents: A Systematic Review and Meta-Analysi</w:t>
      </w:r>
      <w:r w:rsidR="0096148E">
        <w:t>s</w:t>
      </w:r>
      <w:r w:rsidR="008E3612">
        <w:rPr>
          <w:color w:val="000000"/>
        </w:rPr>
        <w:t>)</w:t>
      </w:r>
      <w:r w:rsidRPr="00625A7B">
        <w:rPr>
          <w:color w:val="000000"/>
        </w:rPr>
        <w:t xml:space="preserve">. </w:t>
      </w:r>
      <w:r w:rsidR="002F52EF">
        <w:rPr>
          <w:color w:val="000000"/>
        </w:rPr>
        <w:t>Furthermore, e</w:t>
      </w:r>
      <w:r w:rsidRPr="00625A7B">
        <w:rPr>
          <w:color w:val="000000"/>
        </w:rPr>
        <w:t>arly</w:t>
      </w:r>
      <w:r w:rsidR="002F52EF">
        <w:rPr>
          <w:color w:val="000000"/>
        </w:rPr>
        <w:t xml:space="preserve">, straightforward </w:t>
      </w:r>
      <w:r w:rsidRPr="00625A7B">
        <w:rPr>
          <w:color w:val="000000"/>
        </w:rPr>
        <w:t xml:space="preserve">detection of hepatic steatosis is critical, as the disease may remain silent while increasing the long-term risk </w:t>
      </w:r>
      <w:r w:rsidR="004463A9">
        <w:rPr>
          <w:color w:val="000000"/>
        </w:rPr>
        <w:t xml:space="preserve">of chronic diseases such as </w:t>
      </w:r>
      <w:r w:rsidRPr="00625A7B">
        <w:rPr>
          <w:color w:val="000000"/>
        </w:rPr>
        <w:t xml:space="preserve">of type 2 diabetes, cardiovascular disease, and </w:t>
      </w:r>
      <w:commentRangeStart w:id="20"/>
      <w:r w:rsidRPr="00625A7B">
        <w:rPr>
          <w:color w:val="000000"/>
        </w:rPr>
        <w:t>cirrhosis</w:t>
      </w:r>
      <w:commentRangeEnd w:id="20"/>
      <w:r w:rsidR="004463A9">
        <w:rPr>
          <w:rStyle w:val="Marquedecommentaire"/>
        </w:rPr>
        <w:commentReference w:id="20"/>
      </w:r>
      <w:r w:rsidR="008E3612">
        <w:rPr>
          <w:color w:val="000000"/>
        </w:rPr>
        <w:t xml:space="preserve"> (</w:t>
      </w:r>
      <w:r w:rsidR="00D717BC" w:rsidRPr="00BE3E77">
        <w:rPr>
          <w:color w:val="000000"/>
        </w:rPr>
        <w:t>Incidence of Type 2 Diabetes in Children With Nonalcoholic Fatty Liver Disease</w:t>
      </w:r>
      <w:r w:rsidR="008E3612">
        <w:rPr>
          <w:color w:val="000000"/>
        </w:rPr>
        <w:t>)</w:t>
      </w:r>
      <w:r w:rsidRPr="00625A7B">
        <w:rPr>
          <w:color w:val="000000"/>
        </w:rPr>
        <w:t>.</w:t>
      </w:r>
    </w:p>
    <w:p w14:paraId="76AB7E1F" w14:textId="28D5AD1F" w:rsidR="002D2B03" w:rsidRDefault="002D2B03" w:rsidP="001B34EF">
      <w:pPr>
        <w:pStyle w:val="p1"/>
        <w:rPr>
          <w:color w:val="000000"/>
        </w:rPr>
      </w:pPr>
      <w:r>
        <w:rPr>
          <w:color w:val="000000"/>
        </w:rPr>
        <w:t xml:space="preserve">In the recent past, </w:t>
      </w:r>
      <w:r w:rsidRPr="00625A7B">
        <w:rPr>
          <w:color w:val="000000"/>
        </w:rPr>
        <w:t xml:space="preserve">liver biopsy </w:t>
      </w:r>
      <w:r>
        <w:rPr>
          <w:color w:val="000000"/>
        </w:rPr>
        <w:t>was</w:t>
      </w:r>
      <w:r w:rsidRPr="00625A7B">
        <w:rPr>
          <w:color w:val="000000"/>
        </w:rPr>
        <w:t xml:space="preserve"> the gold standard for diagnosing hepatic steatosis, yet its invasiveness, cost, and impracticality limit its use in routine care, particularly in </w:t>
      </w:r>
      <w:commentRangeStart w:id="21"/>
      <w:r w:rsidRPr="00625A7B">
        <w:rPr>
          <w:color w:val="000000"/>
        </w:rPr>
        <w:t>children</w:t>
      </w:r>
      <w:commentRangeEnd w:id="21"/>
      <w:r>
        <w:rPr>
          <w:rStyle w:val="Marquedecommentaire"/>
        </w:rPr>
        <w:commentReference w:id="21"/>
      </w:r>
      <w:r w:rsidR="004A21C6">
        <w:rPr>
          <w:color w:val="000000"/>
        </w:rPr>
        <w:t xml:space="preserve"> (</w:t>
      </w:r>
      <w:r w:rsidR="001A13EB">
        <w:rPr>
          <w:rStyle w:val="s1"/>
        </w:rPr>
        <w:t>Schwimmer JB et al. “Magnetic Resonance Imaging Predicts Histology in Pediatric Nonalcoholic Fatty Liver Disease.” Hepatology. 2015</w:t>
      </w:r>
      <w:r w:rsidR="004A21C6">
        <w:rPr>
          <w:color w:val="000000"/>
        </w:rPr>
        <w:t>)</w:t>
      </w:r>
      <w:r w:rsidRPr="00625A7B">
        <w:rPr>
          <w:color w:val="000000"/>
        </w:rPr>
        <w:t xml:space="preserve">. </w:t>
      </w:r>
      <w:r>
        <w:rPr>
          <w:color w:val="000000"/>
        </w:rPr>
        <w:t xml:space="preserve">Now, </w:t>
      </w:r>
      <w:r w:rsidRPr="00625A7B">
        <w:rPr>
          <w:color w:val="000000"/>
        </w:rPr>
        <w:t xml:space="preserve">MRI-based techniques, such as proton density fat fraction (MRI-PDFF), offer reliable quantification but are often constrained by accessibility, sedation requirements, and limited availability in many pediatric </w:t>
      </w:r>
      <w:commentRangeStart w:id="22"/>
      <w:r w:rsidRPr="00625A7B">
        <w:rPr>
          <w:color w:val="000000"/>
        </w:rPr>
        <w:t>centers</w:t>
      </w:r>
      <w:commentRangeEnd w:id="22"/>
      <w:r w:rsidR="00F469B4">
        <w:rPr>
          <w:color w:val="000000"/>
        </w:rPr>
        <w:t xml:space="preserve"> (</w:t>
      </w:r>
      <w:r w:rsidR="00F469B4">
        <w:rPr>
          <w:rStyle w:val="s1"/>
        </w:rPr>
        <w:t>Noureddin M, Lam J et al. “Utility of MRI-PDFF for quantification of hepatic steatosis in children.” Journal of Pediatric Gastroenterology and Nutrition, 2020</w:t>
      </w:r>
      <w:r w:rsidR="00F469B4">
        <w:rPr>
          <w:color w:val="000000"/>
        </w:rPr>
        <w:t>)</w:t>
      </w:r>
      <w:r>
        <w:rPr>
          <w:rStyle w:val="Marquedecommentaire"/>
        </w:rPr>
        <w:commentReference w:id="22"/>
      </w:r>
      <w:r w:rsidRPr="00625A7B">
        <w:rPr>
          <w:color w:val="000000"/>
        </w:rPr>
        <w:t>.</w:t>
      </w:r>
      <w:r w:rsidR="00104B64">
        <w:rPr>
          <w:color w:val="000000"/>
        </w:rPr>
        <w:t xml:space="preserve"> Though ultrasound is used, radiologists relied on simple qualitative markers of liver echogenecity to identify </w:t>
      </w:r>
      <w:commentRangeStart w:id="23"/>
      <w:r w:rsidR="008F5F5C">
        <w:rPr>
          <w:color w:val="000000"/>
        </w:rPr>
        <w:t>steatosis</w:t>
      </w:r>
      <w:commentRangeEnd w:id="23"/>
      <w:r w:rsidR="008F5F5C">
        <w:rPr>
          <w:rStyle w:val="Marquedecommentaire"/>
        </w:rPr>
        <w:commentReference w:id="23"/>
      </w:r>
      <w:r w:rsidR="00F469B4">
        <w:rPr>
          <w:color w:val="000000"/>
        </w:rPr>
        <w:t xml:space="preserve"> (</w:t>
      </w:r>
      <w:r w:rsidR="00F469B4">
        <w:rPr>
          <w:rStyle w:val="s1"/>
        </w:rPr>
        <w:t>Ferraioli G &amp; Soares Monteiro LB. “Ultrasound-based techniques for the diagnosis of liver steatosis.” World Journal of Gastroenterology, 2019</w:t>
      </w:r>
      <w:r w:rsidR="00F469B4">
        <w:rPr>
          <w:color w:val="000000"/>
        </w:rPr>
        <w:t>)</w:t>
      </w:r>
      <w:r w:rsidR="008F5F5C">
        <w:rPr>
          <w:color w:val="000000"/>
        </w:rPr>
        <w:t xml:space="preserve">. </w:t>
      </w:r>
      <w:r w:rsidR="006A0E7C" w:rsidRPr="008E3612">
        <w:rPr>
          <w:color w:val="000000"/>
          <w:highlight w:val="yellow"/>
        </w:rPr>
        <w:t>(expand this paragraph with examples from of studies from the literature)</w:t>
      </w:r>
    </w:p>
    <w:p w14:paraId="47665E2F" w14:textId="77777777" w:rsidR="00E63EC4" w:rsidRDefault="00E63EC4">
      <w:pPr>
        <w:rPr>
          <w:rFonts w:ascii=".AppleSystemUIFont" w:eastAsia="Times New Roman" w:hAnsi=".AppleSystemUIFont"/>
          <w:color w:val="111111"/>
          <w:sz w:val="32"/>
          <w:szCs w:val="32"/>
        </w:rPr>
      </w:pPr>
      <w:r>
        <w:rPr>
          <w:rStyle w:val="s1"/>
          <w:rFonts w:ascii=".AppleSystemUIFont" w:eastAsia="Times New Roman" w:hAnsi=".AppleSystemUIFont"/>
          <w:color w:val="111111"/>
        </w:rPr>
        <w:t>In recent years, several studies have demonstrated the limitations of these modalities in pediatric populations. For example, Schwimmer et al. showed that although biopsy provides essential histological information, sampling variability may lead to misclassification of steatosis severity. MRI-PDFF has shown excellent correlation with histologic fat fraction (r &gt; 0.9), as demonstrated by Noureddin et al., yet its clinical use remains restricted due to cost and the need for sedation in children under 8 years. Regarding ultrasound, Ferraioli and colleagues highlighted that traditional qualitative features—such as increased hepatic echogenicity relative to renal cortex, loss of visualization of portal vein walls, and posterior beam attenuation—show limited diagnostic accuracy, particularly for mild steatosis (&lt;20%)</w:t>
      </w:r>
    </w:p>
    <w:p w14:paraId="302F83D4" w14:textId="77777777" w:rsidR="00E63EC4" w:rsidRPr="00BE3E77" w:rsidRDefault="00E63EC4" w:rsidP="00BE3E77">
      <w:pPr>
        <w:pStyle w:val="p1"/>
      </w:pPr>
    </w:p>
    <w:p w14:paraId="4B335BEE" w14:textId="05C4C9D2" w:rsidR="003965AA" w:rsidRPr="00625A7B" w:rsidRDefault="008F5F5C" w:rsidP="003A587C">
      <w:pPr>
        <w:pStyle w:val="NormalWeb"/>
        <w:jc w:val="both"/>
        <w:rPr>
          <w:color w:val="000000"/>
        </w:rPr>
      </w:pPr>
      <w:r>
        <w:rPr>
          <w:color w:val="000000"/>
        </w:rPr>
        <w:t xml:space="preserve">With more interest in identifying </w:t>
      </w:r>
      <w:r w:rsidR="00FA19C7">
        <w:rPr>
          <w:color w:val="000000"/>
        </w:rPr>
        <w:t xml:space="preserve">steatosis and a greater desire for more precise measurements that are practical in the pediatric population, </w:t>
      </w:r>
      <w:r w:rsidR="00F922C5">
        <w:rPr>
          <w:color w:val="000000"/>
        </w:rPr>
        <w:t>more quantitative</w:t>
      </w:r>
      <w:r w:rsidR="00A71AE0">
        <w:rPr>
          <w:color w:val="000000"/>
        </w:rPr>
        <w:t xml:space="preserve"> </w:t>
      </w:r>
      <w:r w:rsidR="00FA19C7">
        <w:rPr>
          <w:color w:val="000000"/>
        </w:rPr>
        <w:t>u</w:t>
      </w:r>
      <w:r w:rsidR="003965AA" w:rsidRPr="00625A7B">
        <w:rPr>
          <w:color w:val="000000"/>
        </w:rPr>
        <w:t xml:space="preserve">ltrasound (US)-based modalities have gained increasing interest as non-invasive, affordable, and widely available </w:t>
      </w:r>
      <w:commentRangeStart w:id="24"/>
      <w:r w:rsidR="003965AA" w:rsidRPr="00625A7B">
        <w:rPr>
          <w:color w:val="000000"/>
        </w:rPr>
        <w:t>alternatives</w:t>
      </w:r>
      <w:commentRangeEnd w:id="24"/>
      <w:r w:rsidR="00F922C5">
        <w:rPr>
          <w:rStyle w:val="Marquedecommentaire"/>
        </w:rPr>
        <w:commentReference w:id="24"/>
      </w:r>
      <w:r w:rsidR="00D84162">
        <w:rPr>
          <w:color w:val="000000"/>
        </w:rPr>
        <w:t xml:space="preserve"> (</w:t>
      </w:r>
      <w:r w:rsidR="006354C7" w:rsidRPr="00BE3E77">
        <w:rPr>
          <w:color w:val="000000"/>
        </w:rPr>
        <w:t>Five steps to make MRI scanners more affordable to the world. Nature</w:t>
      </w:r>
      <w:r w:rsidR="00D84162">
        <w:rPr>
          <w:color w:val="000000"/>
        </w:rPr>
        <w:t>)</w:t>
      </w:r>
      <w:r w:rsidR="003965AA" w:rsidRPr="00625A7B">
        <w:rPr>
          <w:color w:val="000000"/>
        </w:rPr>
        <w:t xml:space="preserve">. Their potential is particularly appealing in pediatrics, where the anatomical conditions—such as thinner abdominal walls and less subcutaneous fat—often enhance ultrasound image quality. However, traditional B-mode ultrasound remains qualitative and operator-dependent, which limits its diagnostic reproducibility and clinical </w:t>
      </w:r>
      <w:commentRangeStart w:id="25"/>
      <w:r w:rsidR="003965AA" w:rsidRPr="00625A7B">
        <w:rPr>
          <w:color w:val="000000"/>
        </w:rPr>
        <w:t>value</w:t>
      </w:r>
      <w:commentRangeEnd w:id="25"/>
      <w:r w:rsidR="00854562">
        <w:rPr>
          <w:rStyle w:val="Marquedecommentaire"/>
        </w:rPr>
        <w:commentReference w:id="25"/>
      </w:r>
      <w:r w:rsidR="00471392">
        <w:rPr>
          <w:color w:val="000000"/>
        </w:rPr>
        <w:t xml:space="preserve"> (</w:t>
      </w:r>
      <w:r w:rsidR="00471392" w:rsidRPr="00BE3E77">
        <w:rPr>
          <w:color w:val="000000"/>
        </w:rPr>
        <w:t>Real‑time ultrasound‑derived fat fraction in pediatric population: feasibility validation with MR‑PDFF</w:t>
      </w:r>
      <w:r w:rsidR="00471392">
        <w:rPr>
          <w:color w:val="000000"/>
        </w:rPr>
        <w:t>)</w:t>
      </w:r>
      <w:r w:rsidR="003965AA" w:rsidRPr="00625A7B">
        <w:rPr>
          <w:color w:val="000000"/>
        </w:rPr>
        <w:t>.To address these limitations, several quantitative ultrasound (QUS) techniques have been developed, including the controlled attenuation parameter (CAP), ultrasound-derived fat fraction (UDFF), and attenuation imaging (ATI/TAI)</w:t>
      </w:r>
      <w:r w:rsidR="00A86A2B">
        <w:rPr>
          <w:color w:val="000000"/>
        </w:rPr>
        <w:t xml:space="preserve"> (</w:t>
      </w:r>
      <w:r w:rsidR="004A7878" w:rsidRPr="00BE3E77">
        <w:rPr>
          <w:color w:val="000000"/>
        </w:rPr>
        <w:t xml:space="preserve">Quantitative ultrasound fatty liver evaluation </w:t>
      </w:r>
      <w:r w:rsidR="004A7878" w:rsidRPr="00BE3E77">
        <w:rPr>
          <w:color w:val="000000"/>
        </w:rPr>
        <w:lastRenderedPageBreak/>
        <w:t>in a pediatric population: comparison with magnetic resonance imaging of liver proton density fat fraction</w:t>
      </w:r>
      <w:r w:rsidR="004A7878">
        <w:rPr>
          <w:color w:val="000000"/>
        </w:rPr>
        <w:t xml:space="preserve">, </w:t>
      </w:r>
      <w:r w:rsidR="00677755" w:rsidRPr="00BE3E77">
        <w:rPr>
          <w:color w:val="000000"/>
        </w:rPr>
        <w:t>Accuracy of controlled attenuation parameter compared</w:t>
      </w:r>
      <w:r w:rsidR="00677755">
        <w:rPr>
          <w:color w:val="000000"/>
        </w:rPr>
        <w:t xml:space="preserve"> </w:t>
      </w:r>
      <w:r w:rsidR="00677755" w:rsidRPr="00BE3E77">
        <w:rPr>
          <w:color w:val="000000"/>
        </w:rPr>
        <w:t>with ultrasound for detecting hepatic steatosis in children</w:t>
      </w:r>
      <w:r w:rsidR="00677755">
        <w:rPr>
          <w:color w:val="000000"/>
        </w:rPr>
        <w:t xml:space="preserve"> </w:t>
      </w:r>
      <w:r w:rsidR="00677755" w:rsidRPr="00BE3E77">
        <w:rPr>
          <w:color w:val="000000"/>
        </w:rPr>
        <w:t>with severe obesity</w:t>
      </w:r>
      <w:r w:rsidR="00677755">
        <w:rPr>
          <w:color w:val="000000"/>
        </w:rPr>
        <w:t xml:space="preserve">, </w:t>
      </w:r>
      <w:r w:rsidR="000830B9" w:rsidRPr="00BE3E77">
        <w:rPr>
          <w:color w:val="000000"/>
        </w:rPr>
        <w:t>eal‑time ultrasound‑derived fat fraction in pediatric population: feasibility validation with MR‑PDFF</w:t>
      </w:r>
      <w:r w:rsidR="00B3077F">
        <w:rPr>
          <w:color w:val="000000"/>
        </w:rPr>
        <w:t xml:space="preserve">, </w:t>
      </w:r>
      <w:r w:rsidR="00CF153F" w:rsidRPr="00BE3E77">
        <w:rPr>
          <w:color w:val="000000"/>
        </w:rPr>
        <w:t>Accuracy of attenuation imaging in the assessment of pediatric hepatic steatosis: correlation with the controlled attenuation parameter</w:t>
      </w:r>
      <w:r w:rsidR="00A86A2B">
        <w:rPr>
          <w:color w:val="000000"/>
        </w:rPr>
        <w:t>)</w:t>
      </w:r>
      <w:r w:rsidR="003965AA" w:rsidRPr="00625A7B">
        <w:rPr>
          <w:color w:val="000000"/>
        </w:rPr>
        <w:t>. These technologies aim to provide objective, reproducible measurements of liver fat content</w:t>
      </w:r>
      <w:r w:rsidR="00EB59F4">
        <w:rPr>
          <w:color w:val="000000"/>
        </w:rPr>
        <w:t xml:space="preserve"> (</w:t>
      </w:r>
      <w:r w:rsidR="00EB59F4" w:rsidRPr="00BE3E77">
        <w:rPr>
          <w:color w:val="000000"/>
        </w:rPr>
        <w:t>Quantitative ultrasound fatty liver evaluation in a pediatric population: comparison with magnetic resonance imaging of liver proton density fat fraction</w:t>
      </w:r>
      <w:r w:rsidR="00EB59F4">
        <w:rPr>
          <w:color w:val="000000"/>
        </w:rPr>
        <w:t>)</w:t>
      </w:r>
      <w:r w:rsidR="003965AA" w:rsidRPr="00625A7B">
        <w:rPr>
          <w:color w:val="000000"/>
        </w:rPr>
        <w:t>. Yet despite promising performance, their clinical implementation in pediatrics remains sparse</w:t>
      </w:r>
      <w:r w:rsidR="005B1233">
        <w:rPr>
          <w:color w:val="000000"/>
        </w:rPr>
        <w:t xml:space="preserve"> (</w:t>
      </w:r>
      <w:r w:rsidR="005B1233" w:rsidRPr="00BE3E77">
        <w:rPr>
          <w:color w:val="000000"/>
        </w:rPr>
        <w:t>Clinical Performance of Transient Elastography With Comparison to Quantitative Magnetic Resonance Imaging, Ultrasound, and Biopsy in Children and Adolescents With Known or Suspected Fatty Liver Disease</w:t>
      </w:r>
      <w:r w:rsidR="005B1233">
        <w:rPr>
          <w:color w:val="000000"/>
        </w:rPr>
        <w:t>)</w:t>
      </w:r>
      <w:r w:rsidR="003965AA" w:rsidRPr="00625A7B">
        <w:rPr>
          <w:color w:val="000000"/>
        </w:rPr>
        <w:t>. The literature is characterized by heterogeneity in methodology, patient selection, equipment, and reference standards, making it difficult to compare results across studies or to derive normative values</w:t>
      </w:r>
      <w:r w:rsidR="00574562">
        <w:rPr>
          <w:color w:val="000000"/>
        </w:rPr>
        <w:t xml:space="preserve"> (</w:t>
      </w:r>
      <w:r w:rsidR="000B2D98" w:rsidRPr="00BE3E77">
        <w:rPr>
          <w:color w:val="000000"/>
        </w:rPr>
        <w:t>Real‑time ultrasound‑derived fat fraction in pediatric population: feasibility validation with MR‑PDFF</w:t>
      </w:r>
      <w:r w:rsidR="00574562">
        <w:rPr>
          <w:color w:val="000000"/>
        </w:rPr>
        <w:t>)</w:t>
      </w:r>
      <w:r w:rsidR="003965AA" w:rsidRPr="00625A7B">
        <w:rPr>
          <w:color w:val="000000"/>
        </w:rPr>
        <w:t>.</w:t>
      </w:r>
    </w:p>
    <w:p w14:paraId="36F754C1" w14:textId="4DFA9255" w:rsidR="00EC4C60" w:rsidRPr="00EC4C60" w:rsidRDefault="003965AA" w:rsidP="00BE3E77">
      <w:pPr>
        <w:spacing w:before="100" w:beforeAutospacing="1" w:after="100" w:afterAutospacing="1"/>
      </w:pPr>
      <w:r w:rsidRPr="00625A7B">
        <w:rPr>
          <w:color w:val="000000"/>
        </w:rPr>
        <w:t xml:space="preserve">As with other innovations in imaging, such as the integration of artificial intelligence, adopting new QUS tools into daily practice requires overcoming clinical inertia, rethinking training, and diagnostic </w:t>
      </w:r>
      <w:commentRangeStart w:id="26"/>
      <w:r w:rsidRPr="00625A7B">
        <w:rPr>
          <w:color w:val="000000"/>
        </w:rPr>
        <w:t>reasoning</w:t>
      </w:r>
      <w:commentRangeEnd w:id="26"/>
      <w:r w:rsidR="00D01FAF">
        <w:rPr>
          <w:rStyle w:val="Marquedecommentaire"/>
        </w:rPr>
        <w:commentReference w:id="26"/>
      </w:r>
      <w:r w:rsidRPr="00625A7B">
        <w:rPr>
          <w:color w:val="000000"/>
        </w:rPr>
        <w:t>.</w:t>
      </w:r>
      <w:r w:rsidR="00EC4C60" w:rsidRPr="00BE3E77">
        <w:t>The goal of this project is to systematically identify and map all quantitative ultrasound</w:t>
      </w:r>
      <w:r w:rsidR="00EC4C60" w:rsidRPr="00BE3E77">
        <w:rPr>
          <w:rFonts w:hint="eastAsia"/>
        </w:rPr>
        <w:t>–</w:t>
      </w:r>
      <w:r w:rsidR="00EC4C60" w:rsidRPr="00BE3E77">
        <w:t xml:space="preserve">based modalities used to evaluate hepatic steatosis in pediatric patients by conducting a scoping review of the literature. Specifically, this work seeks to describe the technical characteristics of each modality, their reference standards, diagnostic accuracy, and clinical feasibility across pediatric settings. The central question guiding this review is the following: </w:t>
      </w:r>
      <w:r w:rsidR="00EC4C60" w:rsidRPr="00BE3E77">
        <w:rPr>
          <w:rFonts w:hint="eastAsia"/>
        </w:rPr>
        <w:t>“</w:t>
      </w:r>
      <w:r w:rsidR="00EC4C60" w:rsidRPr="00BE3E77">
        <w:t>Which quantitative ultrasound techniques have been applied to assess hepatic steatosis in children, and what evidence exists regarding their performance, methodological robustness, and potential for integration into routine clinical practice?</w:t>
      </w:r>
      <w:r w:rsidR="00EC4C60" w:rsidRPr="00BE3E77">
        <w:rPr>
          <w:rFonts w:hint="eastAsia"/>
        </w:rPr>
        <w:t>”</w:t>
      </w:r>
      <w:r w:rsidR="00EC4C60" w:rsidRPr="00BE3E77">
        <w:t xml:space="preserve"> By consolidating the available data and highlighting gaps in knowledge, this project aims to support future research directions and contribute to the development of practical, standardized imaging approaches for pediatric fatty liver disease.</w:t>
      </w:r>
    </w:p>
    <w:p w14:paraId="511DFB23" w14:textId="4CDB85CB" w:rsidR="00B461A0" w:rsidRDefault="000235FD" w:rsidP="003A587C">
      <w:pPr>
        <w:pStyle w:val="NormalWeb"/>
        <w:jc w:val="both"/>
        <w:rPr>
          <w:color w:val="000000"/>
        </w:rPr>
      </w:pPr>
      <w:r>
        <w:rPr>
          <w:color w:val="000000"/>
        </w:rPr>
        <w:t>Write a paragraph on what we want to do…eg The goal of this project is to ……</w:t>
      </w:r>
      <w:r w:rsidR="00BE2425">
        <w:rPr>
          <w:color w:val="000000"/>
        </w:rPr>
        <w:t xml:space="preserve">The question we would like to answer is the following : ‘ sssss’. </w:t>
      </w:r>
      <w:r w:rsidR="001E5237">
        <w:rPr>
          <w:color w:val="000000"/>
        </w:rPr>
        <w:t>The goal of this project is to identify and map all quanitative ultrasound-based modalities used to assess hepatic steatosis in pediatric patients</w:t>
      </w:r>
      <w:r w:rsidR="003557D7">
        <w:rPr>
          <w:color w:val="000000"/>
        </w:rPr>
        <w:t xml:space="preserve"> by conducting a scoping review of the literature. </w:t>
      </w:r>
    </w:p>
    <w:p w14:paraId="112A38C6" w14:textId="77777777" w:rsidR="00B461A0" w:rsidRPr="00625A7B" w:rsidRDefault="00B461A0" w:rsidP="003A587C">
      <w:pPr>
        <w:pStyle w:val="NormalWeb"/>
        <w:jc w:val="both"/>
        <w:rPr>
          <w:color w:val="000000"/>
        </w:rPr>
      </w:pPr>
    </w:p>
    <w:p w14:paraId="6E0B530C" w14:textId="77777777" w:rsidR="003965AA" w:rsidRDefault="003965AA" w:rsidP="003A587C">
      <w:pPr>
        <w:pStyle w:val="NormalWeb"/>
        <w:jc w:val="both"/>
        <w:rPr>
          <w:b/>
          <w:bCs/>
          <w:color w:val="000000"/>
        </w:rPr>
      </w:pPr>
    </w:p>
    <w:p w14:paraId="7347DE3E" w14:textId="3D0BB44C" w:rsidR="00AB5187" w:rsidRDefault="00AB5187">
      <w:pPr>
        <w:spacing w:after="160" w:line="278" w:lineRule="auto"/>
        <w:rPr>
          <w:rFonts w:asciiTheme="majorHAnsi" w:eastAsia="Times New Roman" w:hAnsiTheme="majorHAnsi" w:cstheme="majorBidi"/>
          <w:color w:val="0F4761" w:themeColor="accent1" w:themeShade="BF"/>
          <w:kern w:val="2"/>
          <w:sz w:val="32"/>
          <w:szCs w:val="32"/>
          <w14:ligatures w14:val="standardContextual"/>
        </w:rPr>
      </w:pPr>
      <w:bookmarkStart w:id="27" w:name="_Toc211254951"/>
      <w:r>
        <w:rPr>
          <w:rFonts w:eastAsia="Times New Roman"/>
        </w:rPr>
        <w:br w:type="page"/>
      </w:r>
    </w:p>
    <w:p w14:paraId="0510A8B8" w14:textId="77777777" w:rsidR="00AB5187" w:rsidRDefault="00AB5187" w:rsidP="00160C36">
      <w:pPr>
        <w:pStyle w:val="Titre2"/>
        <w:rPr>
          <w:rFonts w:eastAsia="Times New Roman"/>
        </w:rPr>
      </w:pPr>
    </w:p>
    <w:p w14:paraId="437DDEF5" w14:textId="142F3D1B" w:rsidR="003965AA" w:rsidRDefault="003965AA" w:rsidP="00160C36">
      <w:pPr>
        <w:pStyle w:val="Titre2"/>
        <w:rPr>
          <w:rFonts w:eastAsia="Times New Roman"/>
        </w:rPr>
      </w:pPr>
      <w:bookmarkStart w:id="28" w:name="_Toc215753667"/>
      <w:r w:rsidRPr="00097970">
        <w:rPr>
          <w:rFonts w:eastAsia="Times New Roman"/>
        </w:rPr>
        <w:t>Methods</w:t>
      </w:r>
      <w:bookmarkEnd w:id="27"/>
      <w:bookmarkEnd w:id="28"/>
    </w:p>
    <w:p w14:paraId="5E85438B" w14:textId="7FFF579A" w:rsidR="008548C8" w:rsidRPr="00290CA5" w:rsidRDefault="008548C8" w:rsidP="00290CA5">
      <w:pPr>
        <w:pStyle w:val="Titre3"/>
        <w:rPr>
          <w:lang w:val="it-CH"/>
        </w:rPr>
      </w:pPr>
      <w:bookmarkStart w:id="29" w:name="_Toc215753668"/>
      <w:r w:rsidRPr="00290CA5">
        <w:rPr>
          <w:lang w:val="it-CH"/>
        </w:rPr>
        <w:t>Protocol and Registration</w:t>
      </w:r>
      <w:bookmarkEnd w:id="29"/>
    </w:p>
    <w:p w14:paraId="63565901" w14:textId="0D296CF3" w:rsidR="003965AA" w:rsidRPr="00BE3E77" w:rsidRDefault="008548C8" w:rsidP="00290CA5">
      <w:pPr>
        <w:pStyle w:val="p1"/>
        <w:rPr>
          <w:rFonts w:ascii=".AppleSystemUIFont" w:hAnsi=".AppleSystemUIFont"/>
          <w:sz w:val="39"/>
          <w:szCs w:val="39"/>
        </w:rPr>
      </w:pPr>
      <w:r w:rsidRPr="00290CA5">
        <w:rPr>
          <w:lang w:val="it-CH"/>
        </w:rPr>
        <w:t>No formal</w:t>
      </w:r>
      <w:r>
        <w:rPr>
          <w:lang w:val="it-CH"/>
        </w:rPr>
        <w:t xml:space="preserve"> protocol was registred for this scoping review</w:t>
      </w:r>
      <w:r w:rsidR="006C444E">
        <w:rPr>
          <w:lang w:val="it-CH"/>
        </w:rPr>
        <w:t xml:space="preserve"> as this was a student-based project. The review methodology </w:t>
      </w:r>
      <w:r w:rsidR="003965AA" w:rsidRPr="00097970">
        <w:t xml:space="preserve">was conducted in accordance with the PRISMA-ScR (Preferred Reporting Items for Systematic Reviews and Meta-Analyses extension for Scoping Reviews) guidelines, following the methodological framework proposed by Arksey and </w:t>
      </w:r>
      <w:commentRangeStart w:id="30"/>
      <w:r w:rsidR="003965AA" w:rsidRPr="00097970">
        <w:t>O’Malley</w:t>
      </w:r>
      <w:commentRangeEnd w:id="30"/>
      <w:r w:rsidR="006345A5">
        <w:rPr>
          <w:rStyle w:val="Marquedecommentaire"/>
        </w:rPr>
        <w:commentReference w:id="30"/>
      </w:r>
      <w:r w:rsidR="00B90CA1">
        <w:t xml:space="preserve"> </w:t>
      </w:r>
      <w:r w:rsidR="0057571B">
        <w:t>(</w:t>
      </w:r>
      <w:r w:rsidR="0057571B" w:rsidRPr="00114B42">
        <w:t>T</w:t>
      </w:r>
      <w:r w:rsidR="0057571B" w:rsidRPr="00BE3E77">
        <w:t xml:space="preserve">ricco AC, Lillie E, Zarin W, et al. PRISMA Extension for Scoping Reviews (PRISMA-ScR): Checklist and Explanation, </w:t>
      </w:r>
      <w:r w:rsidR="001A39CD" w:rsidRPr="00BE3E77">
        <w:t>Arksey H, O’Malley L. Scoping studies: towards a methodological framework</w:t>
      </w:r>
      <w:r w:rsidR="0057571B">
        <w:t>)</w:t>
      </w:r>
      <w:r w:rsidR="003965AA" w:rsidRPr="00097970">
        <w:t>. The five stages of the review included: (1) identifying the research question; (2) identifying relevant studies; (3) selecting studies; (4) charting the data; and (5) collating, summarizing, and reporting the results. The study selection process is illustrated using a PRISMA flow diagram (Figure 1).</w:t>
      </w:r>
    </w:p>
    <w:p w14:paraId="02A155A8" w14:textId="77777777" w:rsidR="003965AA" w:rsidRPr="00097970" w:rsidRDefault="003965AA" w:rsidP="003A587C">
      <w:pPr>
        <w:spacing w:before="100" w:beforeAutospacing="1" w:after="100" w:afterAutospacing="1"/>
      </w:pPr>
    </w:p>
    <w:p w14:paraId="025FBCCA" w14:textId="77777777" w:rsidR="003965AA" w:rsidRPr="00097970" w:rsidRDefault="003965AA" w:rsidP="00BE3E77">
      <w:pPr>
        <w:pStyle w:val="Titre3"/>
      </w:pPr>
      <w:bookmarkStart w:id="31" w:name="_Toc215753669"/>
      <w:r w:rsidRPr="00097970">
        <w:t>Research Question</w:t>
      </w:r>
      <w:bookmarkEnd w:id="31"/>
    </w:p>
    <w:p w14:paraId="2DDA520D" w14:textId="77777777" w:rsidR="003965AA" w:rsidRDefault="003965AA" w:rsidP="003A587C">
      <w:pPr>
        <w:spacing w:before="100" w:beforeAutospacing="1" w:after="100" w:afterAutospacing="1"/>
      </w:pPr>
      <w:r w:rsidRPr="00097970">
        <w:t xml:space="preserve">This scoping review aimed to answer the following question: What is the current evidence on the use of quantitative ultrasound-based techniques for assessing hepatic steatosis in the pediatric population, and what are their technical characteristics, feasibility, and diagnostic validity? The research question was structured using the PICO framework, which is summarized in Table </w:t>
      </w:r>
      <w:commentRangeStart w:id="32"/>
      <w:r w:rsidRPr="00097970">
        <w:t>1</w:t>
      </w:r>
      <w:commentRangeEnd w:id="32"/>
      <w:r w:rsidR="006345A5">
        <w:rPr>
          <w:rStyle w:val="Marquedecommentaire"/>
        </w:rPr>
        <w:commentReference w:id="32"/>
      </w:r>
      <w:r w:rsidRPr="00097970">
        <w:t>.</w:t>
      </w:r>
    </w:p>
    <w:p w14:paraId="350F281E" w14:textId="51C3393B" w:rsidR="002C0344" w:rsidRPr="002C0344" w:rsidRDefault="002C0344" w:rsidP="00BE3E77">
      <w:pPr>
        <w:spacing w:before="100" w:beforeAutospacing="1" w:after="100" w:afterAutospacing="1"/>
      </w:pPr>
      <w:r w:rsidRPr="00BE3E77">
        <w:t>The research question for this scoping review was developed using the PICO framework to ensure a structured and transparent approach to evidence mapping. The population of interest included children and adolescents (0–18 years) with suspected or confirmed hepatic steatosis. The intervention focused on non-invasive quantitative ultrasound modalities, and the comparator consisted of established reference standards such as MRI-PDFF or liver biopsy. Defining these elements a priori ensured that the review comprehensively captured all relevant studies assessing QUS techniques in pediatric populations.</w:t>
      </w:r>
    </w:p>
    <w:p w14:paraId="2182C624" w14:textId="77777777" w:rsidR="002C0344" w:rsidRPr="002C0344" w:rsidRDefault="002C0344" w:rsidP="00BE3E77">
      <w:pPr>
        <w:spacing w:before="100" w:beforeAutospacing="1" w:after="100" w:afterAutospacing="1"/>
      </w:pPr>
      <w:r w:rsidRPr="00BE3E77">
        <w:t>Outcomes were broadly defined to reflect the exploratory purpose of a scoping review. Eligible studies included those reporting on the diagnostic performance of QUS techniques, their ability to quantify hepatic fat using quantitative parameters, or their utility in assessing disease severity relative to clinical, biochemical, or histological indicators. This outcome structure allowed the review to map how quantitative ultrasound is currently applied in pediatric practice and to identify gaps requiring further investigation</w:t>
      </w:r>
    </w:p>
    <w:p w14:paraId="2885FBED" w14:textId="77777777" w:rsidR="003D2CBA" w:rsidRDefault="003D2CBA" w:rsidP="003A587C">
      <w:pPr>
        <w:spacing w:before="100" w:beforeAutospacing="1" w:after="100" w:afterAutospacing="1"/>
      </w:pPr>
    </w:p>
    <w:p w14:paraId="136EC555" w14:textId="77777777" w:rsidR="001323A9" w:rsidRDefault="001323A9">
      <w:r>
        <w:t>Table 1 : Population, intervention, comparator, outcome (PICO) framework.</w:t>
      </w:r>
    </w:p>
    <w:tbl>
      <w:tblPr>
        <w:tblStyle w:val="Grilledutableau"/>
        <w:tblW w:w="9776" w:type="dxa"/>
        <w:tblLook w:val="04A0" w:firstRow="1" w:lastRow="0" w:firstColumn="1" w:lastColumn="0" w:noHBand="0" w:noVBand="1"/>
      </w:tblPr>
      <w:tblGrid>
        <w:gridCol w:w="2263"/>
        <w:gridCol w:w="7513"/>
      </w:tblGrid>
      <w:tr w:rsidR="001323A9" w14:paraId="57C2B769" w14:textId="77777777" w:rsidTr="00BE3E77">
        <w:trPr>
          <w:trHeight w:val="305"/>
        </w:trPr>
        <w:tc>
          <w:tcPr>
            <w:tcW w:w="2263" w:type="dxa"/>
          </w:tcPr>
          <w:p w14:paraId="1B94F704" w14:textId="77777777" w:rsidR="001323A9" w:rsidRDefault="001323A9">
            <w:r>
              <w:t xml:space="preserve">PICO </w:t>
            </w:r>
          </w:p>
        </w:tc>
        <w:tc>
          <w:tcPr>
            <w:tcW w:w="7513" w:type="dxa"/>
          </w:tcPr>
          <w:p w14:paraId="3CD52394" w14:textId="77777777" w:rsidR="001323A9" w:rsidRDefault="001323A9">
            <w:r>
              <w:t xml:space="preserve">Detail </w:t>
            </w:r>
          </w:p>
        </w:tc>
      </w:tr>
      <w:tr w:rsidR="001323A9" w14:paraId="5306F929" w14:textId="77777777" w:rsidTr="00BE3E77">
        <w:trPr>
          <w:trHeight w:val="305"/>
        </w:trPr>
        <w:tc>
          <w:tcPr>
            <w:tcW w:w="2263" w:type="dxa"/>
          </w:tcPr>
          <w:p w14:paraId="64031E65" w14:textId="77777777" w:rsidR="001323A9" w:rsidRDefault="001323A9">
            <w:r>
              <w:t>Population</w:t>
            </w:r>
          </w:p>
        </w:tc>
        <w:tc>
          <w:tcPr>
            <w:tcW w:w="7513" w:type="dxa"/>
          </w:tcPr>
          <w:p w14:paraId="66B1EE11" w14:textId="77777777" w:rsidR="001323A9" w:rsidRDefault="001323A9">
            <w:r>
              <w:t>Children with NASH/NAFDL suspicion or comfirmed between 0-18</w:t>
            </w:r>
          </w:p>
        </w:tc>
      </w:tr>
      <w:tr w:rsidR="001323A9" w14:paraId="5B74868E" w14:textId="77777777" w:rsidTr="00BE3E77">
        <w:trPr>
          <w:trHeight w:val="305"/>
        </w:trPr>
        <w:tc>
          <w:tcPr>
            <w:tcW w:w="2263" w:type="dxa"/>
          </w:tcPr>
          <w:p w14:paraId="4D9184D1" w14:textId="77777777" w:rsidR="001323A9" w:rsidRDefault="001323A9">
            <w:r>
              <w:t>Intervention</w:t>
            </w:r>
          </w:p>
        </w:tc>
        <w:tc>
          <w:tcPr>
            <w:tcW w:w="7513" w:type="dxa"/>
          </w:tcPr>
          <w:p w14:paraId="62A1277B" w14:textId="77777777" w:rsidR="001323A9" w:rsidRDefault="001323A9">
            <w:r>
              <w:t xml:space="preserve">Use of non invasive imaging such as echography </w:t>
            </w:r>
          </w:p>
        </w:tc>
      </w:tr>
      <w:tr w:rsidR="001323A9" w14:paraId="5EDDC0B8" w14:textId="77777777" w:rsidTr="00BE3E77">
        <w:trPr>
          <w:trHeight w:val="305"/>
        </w:trPr>
        <w:tc>
          <w:tcPr>
            <w:tcW w:w="2263" w:type="dxa"/>
          </w:tcPr>
          <w:p w14:paraId="205ACC81" w14:textId="77777777" w:rsidR="001323A9" w:rsidRDefault="001323A9">
            <w:r>
              <w:t>Comparator</w:t>
            </w:r>
          </w:p>
        </w:tc>
        <w:tc>
          <w:tcPr>
            <w:tcW w:w="7513" w:type="dxa"/>
          </w:tcPr>
          <w:p w14:paraId="56643F50" w14:textId="77777777" w:rsidR="001323A9" w:rsidRDefault="001323A9">
            <w:pPr>
              <w:pStyle w:val="p1"/>
            </w:pPr>
            <w:r>
              <w:rPr>
                <w:rStyle w:val="s1"/>
              </w:rPr>
              <w:t>Comparison with reference imaging techniques such as MRI with proton density fat fraction (PDFF) or liver biopsy.</w:t>
            </w:r>
          </w:p>
        </w:tc>
      </w:tr>
      <w:tr w:rsidR="001323A9" w14:paraId="32DD7E90" w14:textId="77777777" w:rsidTr="00D270F8">
        <w:trPr>
          <w:trHeight w:val="305"/>
        </w:trPr>
        <w:tc>
          <w:tcPr>
            <w:tcW w:w="2263" w:type="dxa"/>
          </w:tcPr>
          <w:p w14:paraId="7C3738D1" w14:textId="77777777" w:rsidR="001323A9" w:rsidRDefault="001323A9">
            <w:r>
              <w:lastRenderedPageBreak/>
              <w:t xml:space="preserve">Outcome </w:t>
            </w:r>
          </w:p>
        </w:tc>
        <w:tc>
          <w:tcPr>
            <w:tcW w:w="7513" w:type="dxa"/>
          </w:tcPr>
          <w:p w14:paraId="6D8BB24B" w14:textId="77777777" w:rsidR="001323A9" w:rsidRDefault="001323A9">
            <w:r>
              <w:t xml:space="preserve">Primary outcome : </w:t>
            </w:r>
          </w:p>
          <w:p w14:paraId="2343D791" w14:textId="77777777" w:rsidR="001323A9" w:rsidRDefault="001323A9"/>
          <w:p w14:paraId="7CB193F0" w14:textId="77777777" w:rsidR="001323A9" w:rsidRPr="00EA65AF" w:rsidRDefault="001323A9">
            <w:r>
              <w:rPr>
                <w:rStyle w:val="apple-tab-span"/>
                <w:rFonts w:ascii=".SFUI-Semibold" w:hAnsi=".SFUI-Semibold"/>
                <w:b/>
                <w:bCs/>
              </w:rPr>
              <w:tab/>
            </w:r>
            <w:r>
              <w:rPr>
                <w:rStyle w:val="s1"/>
              </w:rPr>
              <w:t>Outcome 1 : Detection of hepatic steatosis by ultrasound - measurement of sensitivity, specificity and correlation with biopsy.</w:t>
            </w:r>
          </w:p>
          <w:p w14:paraId="43855C38" w14:textId="77777777" w:rsidR="001323A9" w:rsidRDefault="001323A9">
            <w:pPr>
              <w:pStyle w:val="p1"/>
            </w:pPr>
            <w:r>
              <w:rPr>
                <w:rStyle w:val="apple-tab-span"/>
                <w:rFonts w:ascii=".SFUI-Semibold" w:hAnsi=".SFUI-Semibold"/>
                <w:b/>
                <w:bCs/>
              </w:rPr>
              <w:tab/>
            </w:r>
            <w:r>
              <w:rPr>
                <w:rStyle w:val="s1"/>
              </w:rPr>
              <w:t>Outcome 2 : Quantification of hepatic steatosis - using quantitative parameters (e.g. hepatic/renal ratio, attenuation in dB/cm) and correlation with percentage of hepatic fat.</w:t>
            </w:r>
          </w:p>
          <w:p w14:paraId="6E2F97BF" w14:textId="4C19EE49" w:rsidR="001323A9" w:rsidRDefault="001323A9">
            <w:pPr>
              <w:pStyle w:val="p1"/>
            </w:pPr>
            <w:r>
              <w:rPr>
                <w:rStyle w:val="apple-tab-span"/>
                <w:rFonts w:ascii=".SFUI-Semibold" w:hAnsi=".SFUI-Semibold"/>
                <w:b/>
                <w:bCs/>
              </w:rPr>
              <w:tab/>
            </w:r>
            <w:r>
              <w:rPr>
                <w:rStyle w:val="s1"/>
              </w:rPr>
              <w:t>Outcome 3 : Assess</w:t>
            </w:r>
            <w:r w:rsidR="00CC3B5E">
              <w:rPr>
                <w:rStyle w:val="s1"/>
              </w:rPr>
              <w:t>e</w:t>
            </w:r>
            <w:r>
              <w:rPr>
                <w:rStyle w:val="s1"/>
              </w:rPr>
              <w:t>ment of NASH/NAFLD severity - performance of US to differentiate disease stages and concordance with clinical/biological scores or histological findings.</w:t>
            </w:r>
          </w:p>
        </w:tc>
      </w:tr>
    </w:tbl>
    <w:p w14:paraId="421DFC8F" w14:textId="77777777" w:rsidR="001323A9" w:rsidRPr="00097970" w:rsidRDefault="001323A9" w:rsidP="00097970">
      <w:pPr>
        <w:spacing w:before="100" w:beforeAutospacing="1" w:after="100" w:afterAutospacing="1"/>
        <w:divId w:val="1912615953"/>
      </w:pPr>
    </w:p>
    <w:p w14:paraId="092D8B6C" w14:textId="77777777" w:rsidR="00097970" w:rsidRPr="00097970" w:rsidRDefault="00097970" w:rsidP="00097970">
      <w:pPr>
        <w:spacing w:before="100" w:beforeAutospacing="1" w:after="100" w:afterAutospacing="1"/>
        <w:divId w:val="1912615953"/>
      </w:pPr>
    </w:p>
    <w:p w14:paraId="30C444A6" w14:textId="77777777" w:rsidR="003069A5" w:rsidRPr="00BE3E77" w:rsidRDefault="003069A5" w:rsidP="00BE3E77">
      <w:pPr>
        <w:pStyle w:val="Titre3"/>
        <w:rPr>
          <w:lang w:val="it-CH"/>
        </w:rPr>
      </w:pPr>
      <w:bookmarkStart w:id="33" w:name="_Toc215753670"/>
      <w:r w:rsidRPr="00BE3E77">
        <w:rPr>
          <w:lang w:val="it-CH"/>
        </w:rPr>
        <w:t>Eligibility Criteria</w:t>
      </w:r>
      <w:bookmarkEnd w:id="33"/>
    </w:p>
    <w:p w14:paraId="748A5497" w14:textId="748EFFE4" w:rsidR="003069A5" w:rsidRPr="003612EC" w:rsidRDefault="004B24FF">
      <w:pPr>
        <w:pStyle w:val="NormalWeb"/>
        <w:jc w:val="both"/>
        <w:rPr>
          <w:color w:val="000000"/>
          <w:lang w:val="it-CH"/>
        </w:rPr>
      </w:pPr>
      <w:r w:rsidRPr="003612EC">
        <w:rPr>
          <w:color w:val="000000"/>
          <w:lang w:val="it-CH"/>
        </w:rPr>
        <w:t>Studies were considered eligible if they met the following criteria</w:t>
      </w:r>
      <w:r w:rsidR="003069A5" w:rsidRPr="003612EC">
        <w:rPr>
          <w:color w:val="000000"/>
          <w:lang w:val="it-CH"/>
        </w:rPr>
        <w:t xml:space="preserve"> :</w:t>
      </w:r>
    </w:p>
    <w:p w14:paraId="00F6256E" w14:textId="70C9C328" w:rsidR="0012692B" w:rsidRDefault="00EF4A26" w:rsidP="00EF4A26">
      <w:pPr>
        <w:pStyle w:val="NormalWeb"/>
        <w:numPr>
          <w:ilvl w:val="0"/>
          <w:numId w:val="3"/>
        </w:numPr>
        <w:jc w:val="both"/>
        <w:rPr>
          <w:color w:val="000000"/>
        </w:rPr>
      </w:pPr>
      <w:r>
        <w:rPr>
          <w:color w:val="000000"/>
        </w:rPr>
        <w:t xml:space="preserve">Population </w:t>
      </w:r>
      <w:r w:rsidR="003069A5" w:rsidRPr="00E31EC1">
        <w:rPr>
          <w:color w:val="000000"/>
        </w:rPr>
        <w:t xml:space="preserve">Pediatric </w:t>
      </w:r>
      <w:r>
        <w:rPr>
          <w:color w:val="000000"/>
        </w:rPr>
        <w:t>patients (&lt;18</w:t>
      </w:r>
      <w:r w:rsidR="00976849">
        <w:rPr>
          <w:color w:val="000000"/>
        </w:rPr>
        <w:t xml:space="preserve">years). </w:t>
      </w:r>
      <w:ins w:id="34" w:author="Paul Victor Agad" w:date="2025-12-04T14:45:00Z" w16du:dateUtc="2025-12-04T13:45:00Z">
        <w:r w:rsidR="00CB0553" w:rsidRPr="00CB0553">
          <w:rPr>
            <w:color w:val="000000"/>
            <w:rPrChange w:id="35" w:author="Paul Victor Agad" w:date="2025-12-04T14:45:00Z" w16du:dateUtc="2025-12-04T13:45:00Z">
              <w:rPr/>
            </w:rPrChange>
          </w:rPr>
          <w:t>Studies including participants up to 21 years were retained if primarily pediatric-focused, reflecting real-world practice in centers managing adolescents/young adults with chronic conditions (e.g., NAFLD/MAFLD) under pediatric care.</w:t>
        </w:r>
      </w:ins>
    </w:p>
    <w:p w14:paraId="0CA64C49" w14:textId="7E779E26" w:rsidR="003069A5" w:rsidRPr="0012692B" w:rsidRDefault="00976849" w:rsidP="0012692B">
      <w:pPr>
        <w:pStyle w:val="NormalWeb"/>
        <w:numPr>
          <w:ilvl w:val="0"/>
          <w:numId w:val="3"/>
        </w:numPr>
        <w:jc w:val="both"/>
        <w:rPr>
          <w:color w:val="000000"/>
        </w:rPr>
      </w:pPr>
      <w:r w:rsidRPr="003612EC">
        <w:rPr>
          <w:color w:val="000000"/>
        </w:rPr>
        <w:t xml:space="preserve">Concept: </w:t>
      </w:r>
      <w:r w:rsidR="005A2837" w:rsidRPr="003612EC">
        <w:rPr>
          <w:color w:val="000000"/>
        </w:rPr>
        <w:t xml:space="preserve">Non-invasive ultrasound-based imaging modalities specifically developed for quantitative assessment of hepatic steatosis were included. </w:t>
      </w:r>
      <w:r w:rsidR="005A2837" w:rsidRPr="0012692B">
        <w:rPr>
          <w:color w:val="000000"/>
        </w:rPr>
        <w:t>These comprise, but are not limited to</w:t>
      </w:r>
      <w:r w:rsidR="0012692B">
        <w:rPr>
          <w:color w:val="000000"/>
        </w:rPr>
        <w:t> : CAP, UDFF, ATI</w:t>
      </w:r>
      <w:r w:rsidR="00462F33">
        <w:rPr>
          <w:color w:val="000000"/>
        </w:rPr>
        <w:t xml:space="preserve"> and QUS.</w:t>
      </w:r>
    </w:p>
    <w:p w14:paraId="62C95520" w14:textId="2859B5EF" w:rsidR="003069A5" w:rsidRDefault="00214E26" w:rsidP="003069A5">
      <w:pPr>
        <w:pStyle w:val="NormalWeb"/>
        <w:numPr>
          <w:ilvl w:val="0"/>
          <w:numId w:val="3"/>
        </w:numPr>
        <w:jc w:val="both"/>
        <w:rPr>
          <w:color w:val="000000"/>
        </w:rPr>
      </w:pPr>
      <w:r>
        <w:rPr>
          <w:color w:val="000000"/>
        </w:rPr>
        <w:t xml:space="preserve">Context : </w:t>
      </w:r>
      <w:r w:rsidR="003069A5">
        <w:rPr>
          <w:color w:val="000000"/>
        </w:rPr>
        <w:t>Studies focused on NASH/NAFLD/MAFLD, with the primary purpose of quantifying and/or screening for the disease</w:t>
      </w:r>
      <w:r w:rsidR="00C17586">
        <w:rPr>
          <w:color w:val="000000"/>
        </w:rPr>
        <w:t xml:space="preserve">. </w:t>
      </w:r>
    </w:p>
    <w:p w14:paraId="27462222" w14:textId="6DC8B18A" w:rsidR="006D17A3" w:rsidRDefault="00C17586" w:rsidP="00BD06F5">
      <w:pPr>
        <w:numPr>
          <w:ilvl w:val="0"/>
          <w:numId w:val="3"/>
        </w:numPr>
        <w:spacing w:before="100" w:beforeAutospacing="1" w:after="100" w:afterAutospacing="1"/>
        <w:divId w:val="1349142176"/>
      </w:pPr>
      <w:r>
        <w:t xml:space="preserve">Outcomes : </w:t>
      </w:r>
      <w:r w:rsidR="00BD06F5" w:rsidRPr="00BD06F5">
        <w:t>Articles must include a quantitative measurement of hepatic steatosis performed by ultrasound. Studies that only assessed liver fibrosis or did not report any specific steatosis measurement were excluded.</w:t>
      </w:r>
    </w:p>
    <w:p w14:paraId="640E944E" w14:textId="45251272" w:rsidR="00300455" w:rsidRPr="003612EC" w:rsidRDefault="00300455" w:rsidP="003612EC">
      <w:pPr>
        <w:pStyle w:val="NormalWeb"/>
        <w:numPr>
          <w:ilvl w:val="0"/>
          <w:numId w:val="3"/>
        </w:numPr>
        <w:jc w:val="both"/>
        <w:divId w:val="1349142176"/>
        <w:rPr>
          <w:color w:val="000000"/>
        </w:rPr>
      </w:pPr>
      <w:r>
        <w:t xml:space="preserve">Study type and timeframe : </w:t>
      </w:r>
      <w:r>
        <w:rPr>
          <w:color w:val="000000"/>
        </w:rPr>
        <w:t>Articles from</w:t>
      </w:r>
      <w:r>
        <w:rPr>
          <w:color w:val="000000"/>
        </w:rPr>
        <w:t> </w:t>
      </w:r>
      <w:r>
        <w:rPr>
          <w:color w:val="000000"/>
        </w:rPr>
        <w:t>January 2019 to May 2024, as these techniques are relatively new and little literature is avaiable prior to 2019. Duplicated records were identified</w:t>
      </w:r>
      <w:r>
        <w:rPr>
          <w:color w:val="000000"/>
        </w:rPr>
        <w:t> </w:t>
      </w:r>
      <w:r>
        <w:rPr>
          <w:color w:val="000000"/>
        </w:rPr>
        <w:t>before screening.</w:t>
      </w:r>
    </w:p>
    <w:p w14:paraId="60D386D6" w14:textId="1BAF9F9A" w:rsidR="003069A5" w:rsidRDefault="00D176A4" w:rsidP="003069A5">
      <w:pPr>
        <w:pStyle w:val="NormalWeb"/>
        <w:numPr>
          <w:ilvl w:val="0"/>
          <w:numId w:val="3"/>
        </w:numPr>
        <w:jc w:val="both"/>
        <w:rPr>
          <w:color w:val="000000"/>
        </w:rPr>
      </w:pPr>
      <w:r>
        <w:rPr>
          <w:color w:val="000000"/>
        </w:rPr>
        <w:t xml:space="preserve">Language : </w:t>
      </w:r>
      <w:r w:rsidR="003069A5">
        <w:rPr>
          <w:color w:val="000000"/>
        </w:rPr>
        <w:t xml:space="preserve">No language </w:t>
      </w:r>
      <w:r>
        <w:rPr>
          <w:color w:val="000000"/>
        </w:rPr>
        <w:t xml:space="preserve">restrictions were applied during the search phase ; </w:t>
      </w:r>
      <w:r w:rsidR="004D03BC">
        <w:rPr>
          <w:color w:val="000000"/>
        </w:rPr>
        <w:t xml:space="preserve">but were excluded in title and abstract search. </w:t>
      </w:r>
    </w:p>
    <w:p w14:paraId="53580CC3" w14:textId="3436B70B" w:rsidR="003069A5" w:rsidRPr="003612EC" w:rsidRDefault="004D03BC">
      <w:pPr>
        <w:pStyle w:val="NormalWeb"/>
        <w:jc w:val="both"/>
        <w:rPr>
          <w:color w:val="000000"/>
          <w:lang w:val="de-CH"/>
        </w:rPr>
      </w:pPr>
      <w:r w:rsidRPr="003612EC">
        <w:rPr>
          <w:color w:val="000000"/>
          <w:lang w:val="de-CH"/>
        </w:rPr>
        <w:t>Studies were excluded if the :</w:t>
      </w:r>
    </w:p>
    <w:p w14:paraId="73EE64EF" w14:textId="6484CD31" w:rsidR="003069A5" w:rsidRDefault="002C33E9" w:rsidP="003069A5">
      <w:pPr>
        <w:pStyle w:val="NormalWeb"/>
        <w:numPr>
          <w:ilvl w:val="0"/>
          <w:numId w:val="3"/>
        </w:numPr>
        <w:jc w:val="both"/>
        <w:rPr>
          <w:color w:val="000000"/>
        </w:rPr>
      </w:pPr>
      <w:r>
        <w:rPr>
          <w:color w:val="000000"/>
        </w:rPr>
        <w:t>Included</w:t>
      </w:r>
      <w:r w:rsidR="003069A5">
        <w:rPr>
          <w:color w:val="000000"/>
        </w:rPr>
        <w:t> </w:t>
      </w:r>
      <w:r>
        <w:rPr>
          <w:color w:val="000000"/>
        </w:rPr>
        <w:t>predominantly adult participants</w:t>
      </w:r>
      <w:r w:rsidR="00C66B95">
        <w:rPr>
          <w:color w:val="000000"/>
        </w:rPr>
        <w:t xml:space="preserve"> (&gt;18 years)</w:t>
      </w:r>
      <w:r w:rsidR="003069A5">
        <w:rPr>
          <w:color w:val="000000"/>
        </w:rPr>
        <w:t xml:space="preserve"> or courses comprised of mixed-aged groups</w:t>
      </w:r>
      <w:r w:rsidR="00C66B95">
        <w:rPr>
          <w:color w:val="000000"/>
        </w:rPr>
        <w:t xml:space="preserve"> without subgroup analysis</w:t>
      </w:r>
      <w:r w:rsidR="003069A5">
        <w:rPr>
          <w:color w:val="000000"/>
        </w:rPr>
        <w:t>.</w:t>
      </w:r>
    </w:p>
    <w:p w14:paraId="1BA32BB3" w14:textId="55C0BD86" w:rsidR="003069A5" w:rsidRDefault="002C33E9" w:rsidP="003069A5">
      <w:pPr>
        <w:pStyle w:val="NormalWeb"/>
        <w:numPr>
          <w:ilvl w:val="0"/>
          <w:numId w:val="3"/>
        </w:numPr>
        <w:jc w:val="both"/>
        <w:rPr>
          <w:color w:val="000000"/>
        </w:rPr>
      </w:pPr>
      <w:r>
        <w:rPr>
          <w:color w:val="000000"/>
        </w:rPr>
        <w:t xml:space="preserve">Did </w:t>
      </w:r>
      <w:r w:rsidR="003069A5">
        <w:rPr>
          <w:color w:val="000000"/>
        </w:rPr>
        <w:t>not using an ultrasound-based imaging</w:t>
      </w:r>
      <w:r w:rsidR="003069A5">
        <w:rPr>
          <w:color w:val="000000"/>
        </w:rPr>
        <w:t> </w:t>
      </w:r>
      <w:r w:rsidR="003069A5">
        <w:rPr>
          <w:color w:val="000000"/>
        </w:rPr>
        <w:t>technique.</w:t>
      </w:r>
    </w:p>
    <w:p w14:paraId="226046E5" w14:textId="0848EB62" w:rsidR="001E75CF" w:rsidRPr="001E75CF" w:rsidRDefault="001E75CF" w:rsidP="001E75CF">
      <w:pPr>
        <w:numPr>
          <w:ilvl w:val="0"/>
          <w:numId w:val="3"/>
        </w:numPr>
        <w:spacing w:before="100" w:beforeAutospacing="1" w:after="100" w:afterAutospacing="1"/>
        <w:divId w:val="361635901"/>
      </w:pPr>
      <w:r w:rsidRPr="001E75CF">
        <w:t>Did not include any quantitative measurement of hepatic steatosis (e.g., studies focusing solely on fibrosis or qualitative ultrasound assessment).</w:t>
      </w:r>
    </w:p>
    <w:p w14:paraId="14F69AA4" w14:textId="56D2BF5A" w:rsidR="003069A5" w:rsidRDefault="00F32D48" w:rsidP="003069A5">
      <w:pPr>
        <w:pStyle w:val="NormalWeb"/>
        <w:numPr>
          <w:ilvl w:val="0"/>
          <w:numId w:val="3"/>
        </w:numPr>
        <w:jc w:val="both"/>
        <w:rPr>
          <w:color w:val="000000"/>
        </w:rPr>
      </w:pPr>
      <w:r>
        <w:rPr>
          <w:color w:val="000000"/>
        </w:rPr>
        <w:t>Were d</w:t>
      </w:r>
      <w:r w:rsidR="003069A5">
        <w:rPr>
          <w:color w:val="000000"/>
        </w:rPr>
        <w:t>escriptive article, literature reviews and methodological article (such as guideline recommendations, or protocols)</w:t>
      </w:r>
    </w:p>
    <w:p w14:paraId="7AAB5D5F" w14:textId="219528DC" w:rsidR="00F32D48" w:rsidRPr="00BE3E77" w:rsidRDefault="00F73548">
      <w:pPr>
        <w:pStyle w:val="NormalWeb"/>
        <w:jc w:val="both"/>
        <w:rPr>
          <w:color w:val="000000"/>
          <w:lang w:val="it-CH"/>
        </w:rPr>
      </w:pPr>
      <w:r w:rsidRPr="003612EC">
        <w:rPr>
          <w:color w:val="000000"/>
          <w:lang w:val="it-CH"/>
        </w:rPr>
        <w:t xml:space="preserve">No language barriers were imposed to minimize selection bias. </w:t>
      </w:r>
    </w:p>
    <w:p w14:paraId="58F3A974" w14:textId="77777777" w:rsidR="005A7DC1" w:rsidRDefault="005A7DC1" w:rsidP="005A7DC1">
      <w:pPr>
        <w:spacing w:before="100" w:beforeAutospacing="1" w:after="100" w:afterAutospacing="1"/>
        <w:rPr>
          <w:ins w:id="36" w:author="Paul Victor Agad" w:date="2025-12-04T14:20:00Z" w16du:dateUtc="2025-12-04T13:20:00Z"/>
        </w:rPr>
        <w:pPrChange w:id="37" w:author="Paul Victor Agad" w:date="2025-12-04T14:20:00Z" w16du:dateUtc="2025-12-04T13:20:00Z">
          <w:pPr/>
        </w:pPrChange>
      </w:pPr>
      <w:ins w:id="38" w:author="Paul Victor Agad" w:date="2025-12-04T14:20:00Z" w16du:dateUtc="2025-12-04T13:20:00Z">
        <w:r>
          <w:lastRenderedPageBreak/>
          <w:t>The decision not to analyze studies focused solely on the Controlled Attenuation Parameter (CAP) in detail was driven by methodological considerations rather than arbitrary choices. During the study selection process, the vast majority of eligible articles on non-invasive quantitative assessment of pediatric hepatic steatosis centered exclusively on CAP. CAP has been the subject of several meta-analyses and pediatric-specific systematic reviews, which have confirmed its diagnostic performance but also highlighted its limitations. For instance, an individual patient data meta-analysis (Petroff et al., 2021) demonstrated that CAP shows good correlation with histological steatosis (area under the curve [AUC] &gt; 0.80), but its sensitivity decreases for mild steatosis (&lt;10% hepatic fat), particularly in children with a high body mass index (BMI) or advanced fibrosis. Furthermore, optimal thresholds for pediatric populations remain debated, with significant variations across studies (e.g., 225–248 dB/m for steatosis ≥5%). While these findings underscore the need for standardization, they do not challenge CAP’s status as a reference modality.</w:t>
        </w:r>
      </w:ins>
    </w:p>
    <w:p w14:paraId="16B8A075" w14:textId="77777777" w:rsidR="005A7DC1" w:rsidRDefault="005A7DC1" w:rsidP="005A7DC1">
      <w:pPr>
        <w:spacing w:before="100" w:beforeAutospacing="1" w:after="100" w:afterAutospacing="1"/>
        <w:rPr>
          <w:ins w:id="39" w:author="Paul Victor Agad" w:date="2025-12-04T14:20:00Z" w16du:dateUtc="2025-12-04T13:20:00Z"/>
        </w:rPr>
        <w:pPrChange w:id="40" w:author="Paul Victor Agad" w:date="2025-12-04T14:20:00Z" w16du:dateUtc="2025-12-04T13:20:00Z">
          <w:pPr/>
        </w:pPrChange>
      </w:pPr>
    </w:p>
    <w:p w14:paraId="1D9DCAA1" w14:textId="75ACD12F" w:rsidR="00750A90" w:rsidRPr="00750A90" w:rsidRDefault="005A7DC1" w:rsidP="005A7DC1">
      <w:pPr>
        <w:spacing w:before="100" w:beforeAutospacing="1" w:after="100" w:afterAutospacing="1"/>
      </w:pPr>
      <w:ins w:id="41" w:author="Paul Victor Agad" w:date="2025-12-04T14:20:00Z" w16du:dateUtc="2025-12-04T13:20:00Z">
        <w:r>
          <w:t>However, the dominance of CAP in the pediatric literature (14 out of the 20 studies included in this review) obscures the development of alternative tools that may be better suited to pediatric specificities. For example, techniques such as Ultrasound-Derived Fat Fraction (UDFF) or Attenuation Imaging (ATI) provide a direct measurement of hepatic fat fraction (in %) or a physical attenuation coefficient (in dB/cm/MHz), with promising correlations to MRI-PDFF (intraclass correlation coefficient [ICC] &gt; 0.90 for UDFF). Although these modalities are less studied, they may overcome some of CAP’s limitations, such as operator dependency and inter-equipment variability. By focusing our analysis on these emerging tools, this review aims to address a critical gap in the literature and encourage multicenter comparative studies to validate their clinical utility in pediatrics.</w:t>
        </w:r>
      </w:ins>
    </w:p>
    <w:p w14:paraId="290D5C14" w14:textId="77777777" w:rsidR="00D34AC1" w:rsidRPr="00330A5C" w:rsidRDefault="00D34AC1">
      <w:pPr>
        <w:pStyle w:val="NormalWeb"/>
        <w:jc w:val="both"/>
        <w:rPr>
          <w:color w:val="000000"/>
        </w:rPr>
      </w:pPr>
    </w:p>
    <w:p w14:paraId="716FE2C0" w14:textId="77777777" w:rsidR="00097970" w:rsidRPr="00097970" w:rsidRDefault="00097970" w:rsidP="00BE3E77">
      <w:pPr>
        <w:pStyle w:val="Titre3"/>
        <w:divId w:val="1912615953"/>
      </w:pPr>
      <w:bookmarkStart w:id="42" w:name="_Toc215753671"/>
      <w:r w:rsidRPr="00097970">
        <w:t>Information Sources and Search Strategy</w:t>
      </w:r>
      <w:bookmarkEnd w:id="42"/>
    </w:p>
    <w:p w14:paraId="2FB09C74" w14:textId="77777777" w:rsidR="008804A9" w:rsidRDefault="00BD3329" w:rsidP="00097970">
      <w:pPr>
        <w:spacing w:before="100" w:beforeAutospacing="1" w:after="100" w:afterAutospacing="1"/>
        <w:divId w:val="1912615953"/>
      </w:pPr>
      <w:r>
        <w:t>A systematic search of MEDLINE (via Pubmed) and Embase was conducted to identify relevant studies. Both databases were searched from 1 January 2019 to 31 May 2024 to capture the most recent and clinical relevant advances</w:t>
      </w:r>
      <w:r w:rsidR="00B413D3">
        <w:t xml:space="preserve">. The final search was executed on 12 June 2024. </w:t>
      </w:r>
      <w:r w:rsidR="00137781">
        <w:t xml:space="preserve">No language restrictions were applied during the search phase. Reference lists of included studies were maually </w:t>
      </w:r>
      <w:r w:rsidR="008804A9">
        <w:t xml:space="preserve">screened. </w:t>
      </w:r>
    </w:p>
    <w:p w14:paraId="0C68EF25" w14:textId="77777777" w:rsidR="008804A9" w:rsidRDefault="008804A9" w:rsidP="00097970">
      <w:pPr>
        <w:spacing w:before="100" w:beforeAutospacing="1" w:after="100" w:afterAutospacing="1"/>
        <w:divId w:val="1912615953"/>
      </w:pPr>
    </w:p>
    <w:p w14:paraId="277BDE87" w14:textId="77777777" w:rsidR="008804A9" w:rsidRDefault="008804A9" w:rsidP="00097970">
      <w:pPr>
        <w:spacing w:before="100" w:beforeAutospacing="1" w:after="100" w:afterAutospacing="1"/>
        <w:divId w:val="1912615953"/>
      </w:pPr>
      <w:r>
        <w:t>Search Strategy</w:t>
      </w:r>
    </w:p>
    <w:p w14:paraId="0FB0B5D0" w14:textId="18176393" w:rsidR="008A739A" w:rsidRDefault="008804A9" w:rsidP="00097970">
      <w:pPr>
        <w:spacing w:before="100" w:beforeAutospacing="1" w:after="100" w:afterAutospacing="1"/>
        <w:divId w:val="1912615953"/>
      </w:pPr>
      <w:r>
        <w:t xml:space="preserve">The search strategy combined </w:t>
      </w:r>
      <w:r w:rsidR="00097970" w:rsidRPr="00097970">
        <w:t xml:space="preserve">keywords and controlled vocabulary (MeSH and Emtree terms) </w:t>
      </w:r>
      <w:r w:rsidR="008A739A">
        <w:t>related to hepatic steatosis, pediatrics and quantitative ultrasound. An example of the full electronic search strategy</w:t>
      </w:r>
      <w:r w:rsidR="000A5484">
        <w:t xml:space="preserve"> in Pubmed</w:t>
      </w:r>
      <w:r w:rsidR="008A739A">
        <w:t xml:space="preserve"> is as follows : </w:t>
      </w:r>
    </w:p>
    <w:p w14:paraId="76875DC9" w14:textId="77777777" w:rsidR="008A739A" w:rsidRPr="0033687C" w:rsidRDefault="008A739A" w:rsidP="0033687C">
      <w:pPr>
        <w:spacing w:before="100" w:beforeAutospacing="1" w:after="100" w:afterAutospacing="1"/>
        <w:ind w:left="708"/>
        <w:divId w:val="1912615953"/>
        <w:rPr>
          <w:i/>
          <w:iCs/>
        </w:rPr>
      </w:pPr>
      <w:r w:rsidRPr="0033687C">
        <w:rPr>
          <w:i/>
          <w:iCs/>
        </w:rPr>
        <w:t>("fatty liver"[MeSH Terms] OR "steatosis" OR "NAFLD" OR "MAFLD" OR "hepatic steatosis")</w:t>
      </w:r>
    </w:p>
    <w:p w14:paraId="4225DD35" w14:textId="77777777" w:rsidR="008A739A" w:rsidRPr="0033687C" w:rsidRDefault="008A739A" w:rsidP="0033687C">
      <w:pPr>
        <w:spacing w:before="100" w:beforeAutospacing="1" w:after="100" w:afterAutospacing="1"/>
        <w:ind w:left="708"/>
        <w:divId w:val="1912615953"/>
        <w:rPr>
          <w:i/>
          <w:iCs/>
        </w:rPr>
      </w:pPr>
      <w:r w:rsidRPr="0033687C">
        <w:rPr>
          <w:i/>
          <w:iCs/>
        </w:rPr>
        <w:t>AND</w:t>
      </w:r>
    </w:p>
    <w:p w14:paraId="41A41764" w14:textId="77777777" w:rsidR="008A739A" w:rsidRPr="0033687C" w:rsidRDefault="008A739A" w:rsidP="0033687C">
      <w:pPr>
        <w:spacing w:before="100" w:beforeAutospacing="1" w:after="100" w:afterAutospacing="1"/>
        <w:ind w:left="708"/>
        <w:divId w:val="1912615953"/>
        <w:rPr>
          <w:i/>
          <w:iCs/>
        </w:rPr>
      </w:pPr>
      <w:r w:rsidRPr="0033687C">
        <w:rPr>
          <w:i/>
          <w:iCs/>
        </w:rPr>
        <w:lastRenderedPageBreak/>
        <w:t>("ultrasound" OR "sonography" OR "quantitative ultrasound" OR "controlled attenuation parameter" OR "CAP" OR "UDFF" OR "attenuation imaging" OR "ATI" OR "TAI")</w:t>
      </w:r>
    </w:p>
    <w:p w14:paraId="4F2228B3" w14:textId="77777777" w:rsidR="008A739A" w:rsidRPr="0033687C" w:rsidRDefault="008A739A" w:rsidP="0033687C">
      <w:pPr>
        <w:spacing w:before="100" w:beforeAutospacing="1" w:after="100" w:afterAutospacing="1"/>
        <w:ind w:left="708"/>
        <w:divId w:val="1912615953"/>
        <w:rPr>
          <w:i/>
          <w:iCs/>
        </w:rPr>
      </w:pPr>
      <w:r w:rsidRPr="0033687C">
        <w:rPr>
          <w:i/>
          <w:iCs/>
        </w:rPr>
        <w:t>AND</w:t>
      </w:r>
    </w:p>
    <w:p w14:paraId="6C803EE8" w14:textId="77777777" w:rsidR="008A739A" w:rsidRPr="0033687C" w:rsidRDefault="008A739A" w:rsidP="0033687C">
      <w:pPr>
        <w:spacing w:before="100" w:beforeAutospacing="1" w:after="100" w:afterAutospacing="1"/>
        <w:ind w:left="708"/>
        <w:divId w:val="1912615953"/>
        <w:rPr>
          <w:i/>
          <w:iCs/>
        </w:rPr>
      </w:pPr>
      <w:r w:rsidRPr="0033687C">
        <w:rPr>
          <w:i/>
          <w:iCs/>
        </w:rPr>
        <w:t>("child"[MeSH Terms] OR "children" OR "adolescent" OR "pediatric" OR "paediatric")</w:t>
      </w:r>
    </w:p>
    <w:p w14:paraId="0EFA28FE" w14:textId="77777777" w:rsidR="008A739A" w:rsidRPr="0033687C" w:rsidRDefault="008A739A" w:rsidP="0033687C">
      <w:pPr>
        <w:spacing w:before="100" w:beforeAutospacing="1" w:after="100" w:afterAutospacing="1"/>
        <w:ind w:left="708"/>
        <w:divId w:val="1912615953"/>
        <w:rPr>
          <w:i/>
          <w:iCs/>
        </w:rPr>
      </w:pPr>
      <w:r w:rsidRPr="0033687C">
        <w:rPr>
          <w:i/>
          <w:iCs/>
        </w:rPr>
        <w:t>AND</w:t>
      </w:r>
    </w:p>
    <w:p w14:paraId="52E429DC" w14:textId="2E036287" w:rsidR="008A739A" w:rsidRPr="0033687C" w:rsidRDefault="008A739A" w:rsidP="0033687C">
      <w:pPr>
        <w:spacing w:before="100" w:beforeAutospacing="1" w:after="100" w:afterAutospacing="1"/>
        <w:ind w:left="708"/>
        <w:divId w:val="1912615953"/>
        <w:rPr>
          <w:i/>
          <w:iCs/>
        </w:rPr>
      </w:pPr>
      <w:r w:rsidRPr="0033687C">
        <w:rPr>
          <w:i/>
          <w:iCs/>
        </w:rPr>
        <w:t>("2019/01/01"[Date - Publication] : "2024/05/31"[Date - Publication])</w:t>
      </w:r>
    </w:p>
    <w:p w14:paraId="7570E3D5" w14:textId="1827D88E" w:rsidR="00097970" w:rsidRPr="00097970" w:rsidRDefault="00496A29" w:rsidP="00097970">
      <w:pPr>
        <w:spacing w:before="100" w:beforeAutospacing="1" w:after="100" w:afterAutospacing="1"/>
        <w:divId w:val="1912615953"/>
      </w:pPr>
      <w:r>
        <w:t xml:space="preserve">This search strategy was adapted for Embase. </w:t>
      </w:r>
    </w:p>
    <w:p w14:paraId="06E15E17" w14:textId="77777777" w:rsidR="00097970" w:rsidRPr="00097970" w:rsidRDefault="00097970" w:rsidP="00BE3E77">
      <w:pPr>
        <w:pStyle w:val="Titre3"/>
        <w:divId w:val="1912615953"/>
      </w:pPr>
      <w:bookmarkStart w:id="43" w:name="_Toc215753672"/>
      <w:r w:rsidRPr="00097970">
        <w:t>Selection of Sources of Evidence</w:t>
      </w:r>
      <w:bookmarkEnd w:id="43"/>
    </w:p>
    <w:p w14:paraId="0EE347A3" w14:textId="63084A45" w:rsidR="00097970" w:rsidRPr="00F94F38" w:rsidRDefault="00097970" w:rsidP="00097970">
      <w:pPr>
        <w:spacing w:before="100" w:beforeAutospacing="1" w:after="100" w:afterAutospacing="1"/>
        <w:divId w:val="1912615953"/>
        <w:rPr>
          <w:lang w:val="de-CH"/>
        </w:rPr>
      </w:pPr>
      <w:r w:rsidRPr="00097970">
        <w:t xml:space="preserve">All identified references were imported into Zotero for management and de-duplication. </w:t>
      </w:r>
      <w:r w:rsidR="00FA2CD8">
        <w:t>After removal of duplicates</w:t>
      </w:r>
      <w:r w:rsidR="001E02CB">
        <w:t xml:space="preserve"> (48)</w:t>
      </w:r>
      <w:r w:rsidR="004D59DE">
        <w:t xml:space="preserve">, the remaining citations were screened in two stages. </w:t>
      </w:r>
      <w:r w:rsidR="004D59DE" w:rsidRPr="00F94F38">
        <w:rPr>
          <w:lang w:val="it-CH"/>
        </w:rPr>
        <w:t xml:space="preserve">Title and abstract screening was conducted by a single reviewer (PA) using the predefined eligibility criteria. </w:t>
      </w:r>
      <w:r w:rsidR="004D59DE">
        <w:t xml:space="preserve">Articles that appeared relevent or unclear were retrieved for full text review. </w:t>
      </w:r>
      <w:r w:rsidR="004D59DE" w:rsidRPr="00F94F38">
        <w:rPr>
          <w:lang w:val="de-CH"/>
        </w:rPr>
        <w:t>Full-text screening was also performed by the same reviewer</w:t>
      </w:r>
      <w:r w:rsidR="00C57726">
        <w:rPr>
          <w:lang w:val="de-CH"/>
        </w:rPr>
        <w:t xml:space="preserve"> and verified by a second reviewer (ST). Reasons for exclusion at this stage were recorded (eg. adult population, qualitative ultrasound only, fibrosis-focused without steatosis measurement, descriptive review or protocol). The selection process is summarized in a PRISMA-ScR flow diagram (Figure 1). </w:t>
      </w:r>
    </w:p>
    <w:p w14:paraId="096860F6" w14:textId="75319DD6" w:rsidR="006E7045" w:rsidRPr="00097970" w:rsidRDefault="006E7045" w:rsidP="006E7045">
      <w:pPr>
        <w:spacing w:before="100" w:beforeAutospacing="1" w:after="100" w:afterAutospacing="1"/>
        <w:divId w:val="1912615953"/>
      </w:pPr>
      <w:r>
        <w:t xml:space="preserve">Disagreements were resolved by consensus. </w:t>
      </w:r>
    </w:p>
    <w:p w14:paraId="67C2F6F6" w14:textId="3EF759E2" w:rsidR="00330A5C" w:rsidRPr="007C3831" w:rsidRDefault="00D025FD" w:rsidP="00330A5C">
      <w:pPr>
        <w:pStyle w:val="NormalWeb"/>
        <w:divId w:val="1764184704"/>
        <w:rPr>
          <w:color w:val="000000"/>
          <w:lang w:val="de-CH"/>
        </w:rPr>
      </w:pPr>
      <w:r>
        <w:t>Figure1: PRISMA Diagram</w:t>
      </w:r>
      <w:r w:rsidR="00860466">
        <w:t xml:space="preserve"> </w:t>
      </w:r>
    </w:p>
    <w:p w14:paraId="18D1A089" w14:textId="77777777" w:rsidR="003E4704" w:rsidRPr="007C3831" w:rsidRDefault="003E4704" w:rsidP="00BE3E77">
      <w:pPr>
        <w:pStyle w:val="Titre3"/>
        <w:rPr>
          <w:lang w:val="de-CH"/>
        </w:rPr>
      </w:pPr>
      <w:bookmarkStart w:id="44" w:name="_Toc215753673"/>
      <w:r w:rsidRPr="007C3831">
        <w:rPr>
          <w:lang w:val="de-CH"/>
        </w:rPr>
        <w:t>Data Charting Process</w:t>
      </w:r>
      <w:bookmarkEnd w:id="44"/>
    </w:p>
    <w:p w14:paraId="3D0854BA" w14:textId="3320D18A" w:rsidR="003E4704" w:rsidRPr="00543671" w:rsidRDefault="00865A70">
      <w:pPr>
        <w:spacing w:before="100" w:beforeAutospacing="1" w:after="100" w:afterAutospacing="1"/>
      </w:pPr>
      <w:r>
        <w:rPr>
          <w:lang w:val="de-CH"/>
        </w:rPr>
        <w:t xml:space="preserve">A standardized data extraction form was developed in Microsoft </w:t>
      </w:r>
      <w:r w:rsidR="0097549A">
        <w:rPr>
          <w:lang w:val="de-CH"/>
        </w:rPr>
        <w:t xml:space="preserve">Word. </w:t>
      </w:r>
      <w:r w:rsidR="0097549A" w:rsidRPr="00543671">
        <w:t xml:space="preserve">The form was tested on </w:t>
      </w:r>
      <w:r w:rsidR="00180A5D" w:rsidRPr="00543671">
        <w:t xml:space="preserve">certain included studies to ensure clarity. </w:t>
      </w:r>
      <w:r w:rsidR="00180A5D">
        <w:t xml:space="preserve">Data charting was </w:t>
      </w:r>
      <w:r w:rsidR="003E4704" w:rsidRPr="00543671">
        <w:t xml:space="preserve">conducted manually by </w:t>
      </w:r>
      <w:r w:rsidR="0097549A" w:rsidRPr="00543671">
        <w:t>one</w:t>
      </w:r>
      <w:r w:rsidR="003557D7" w:rsidRPr="00543671">
        <w:t xml:space="preserve"> </w:t>
      </w:r>
      <w:r w:rsidR="003E4704" w:rsidRPr="00543671">
        <w:t>reviewer</w:t>
      </w:r>
      <w:r w:rsidR="00CA5DB7" w:rsidRPr="00543671">
        <w:t>s</w:t>
      </w:r>
      <w:r w:rsidR="003E4704" w:rsidRPr="00543671">
        <w:t xml:space="preserve"> (PA)</w:t>
      </w:r>
      <w:r w:rsidR="0097549A" w:rsidRPr="00543671">
        <w:t xml:space="preserve"> </w:t>
      </w:r>
      <w:r w:rsidR="00106FDF">
        <w:t>and reviewed by the second reviewer (ST)</w:t>
      </w:r>
      <w:r w:rsidR="003E4704" w:rsidRPr="00543671">
        <w:t xml:space="preserve"> using a structured table in Microsoft Word</w:t>
      </w:r>
      <w:r w:rsidR="00180A5D" w:rsidRPr="00543671">
        <w:t xml:space="preserve"> </w:t>
      </w:r>
      <w:r w:rsidR="00A53D72" w:rsidRPr="00543671">
        <w:t>with the following variables</w:t>
      </w:r>
      <w:r w:rsidR="00A7522C">
        <w:t xml:space="preserve"> </w:t>
      </w:r>
      <w:r w:rsidR="00A53D72" w:rsidRPr="00543671">
        <w:t xml:space="preserve">: </w:t>
      </w:r>
    </w:p>
    <w:p w14:paraId="7A8D6840" w14:textId="77777777" w:rsidR="00CF2463" w:rsidRDefault="00CF2463" w:rsidP="001F4484">
      <w:pPr>
        <w:pStyle w:val="Paragraphedeliste"/>
        <w:numPr>
          <w:ilvl w:val="0"/>
          <w:numId w:val="11"/>
        </w:numPr>
        <w:spacing w:before="100" w:beforeAutospacing="1" w:after="100" w:afterAutospacing="1"/>
      </w:pPr>
      <w:r>
        <w:t>Study characteristics (author, year, country, design, sample size, age)</w:t>
      </w:r>
    </w:p>
    <w:p w14:paraId="30A5AC46" w14:textId="77777777" w:rsidR="00CF2463" w:rsidRDefault="00CF2463" w:rsidP="001F4484">
      <w:pPr>
        <w:pStyle w:val="Paragraphedeliste"/>
        <w:numPr>
          <w:ilvl w:val="0"/>
          <w:numId w:val="11"/>
        </w:numPr>
        <w:spacing w:before="100" w:beforeAutospacing="1" w:after="100" w:afterAutospacing="1"/>
      </w:pPr>
      <w:r>
        <w:t>Ultrasound modality and manufacturere</w:t>
      </w:r>
    </w:p>
    <w:p w14:paraId="29DFC2E7" w14:textId="7775F190" w:rsidR="00C36D25" w:rsidRPr="00543671" w:rsidRDefault="00CF2463" w:rsidP="00543671">
      <w:pPr>
        <w:pStyle w:val="Paragraphedeliste"/>
        <w:numPr>
          <w:ilvl w:val="0"/>
          <w:numId w:val="11"/>
        </w:numPr>
        <w:spacing w:before="100" w:beforeAutospacing="1" w:after="100" w:afterAutospacing="1"/>
      </w:pPr>
      <w:r>
        <w:t>Measurement parameters</w:t>
      </w:r>
      <w:r w:rsidR="00C36D25" w:rsidRPr="00543671">
        <w:t xml:space="preserve"> ( attenuation coefficient, etc)</w:t>
      </w:r>
    </w:p>
    <w:p w14:paraId="16800FC7" w14:textId="3F39A6EC" w:rsidR="00C36D25" w:rsidRDefault="00C36D25" w:rsidP="001F4484">
      <w:pPr>
        <w:pStyle w:val="Paragraphedeliste"/>
        <w:numPr>
          <w:ilvl w:val="0"/>
          <w:numId w:val="11"/>
        </w:numPr>
        <w:spacing w:before="100" w:beforeAutospacing="1" w:after="100" w:afterAutospacing="1"/>
      </w:pPr>
      <w:r w:rsidRPr="00543671">
        <w:t>Unit of measurement (dB/cm/m</w:t>
      </w:r>
      <w:r>
        <w:t>Hz, %, ratio, kPa)</w:t>
      </w:r>
    </w:p>
    <w:p w14:paraId="1EEC3386" w14:textId="2434F617" w:rsidR="007E179A" w:rsidRDefault="007E179A" w:rsidP="001F4484">
      <w:pPr>
        <w:pStyle w:val="Paragraphedeliste"/>
        <w:numPr>
          <w:ilvl w:val="0"/>
          <w:numId w:val="11"/>
        </w:numPr>
        <w:spacing w:before="100" w:beforeAutospacing="1" w:after="100" w:afterAutospacing="1"/>
      </w:pPr>
      <w:r>
        <w:t>Acquisition protocols (eg. ROI placement, number of measurements)</w:t>
      </w:r>
    </w:p>
    <w:p w14:paraId="2FE72C6C" w14:textId="35BA20A0" w:rsidR="00FD2CB6" w:rsidRPr="00543671" w:rsidRDefault="00FD2CB6" w:rsidP="00543671">
      <w:pPr>
        <w:pStyle w:val="Paragraphedeliste"/>
        <w:numPr>
          <w:ilvl w:val="0"/>
          <w:numId w:val="11"/>
        </w:numPr>
        <w:spacing w:before="100" w:beforeAutospacing="1" w:after="100" w:afterAutospacing="1"/>
        <w:rPr>
          <w:lang w:val="de-CH"/>
        </w:rPr>
      </w:pPr>
      <w:r w:rsidRPr="00543671">
        <w:rPr>
          <w:lang w:val="de-CH"/>
        </w:rPr>
        <w:t xml:space="preserve">Reference standards (MRI-PDFF, biopsy, </w:t>
      </w:r>
      <w:r>
        <w:rPr>
          <w:lang w:val="de-CH"/>
        </w:rPr>
        <w:t>biomarkers)</w:t>
      </w:r>
    </w:p>
    <w:p w14:paraId="0845D8A4" w14:textId="7CB1EB5D" w:rsidR="00C36D25" w:rsidRDefault="00C36D25" w:rsidP="00543671">
      <w:pPr>
        <w:pStyle w:val="Paragraphedeliste"/>
        <w:numPr>
          <w:ilvl w:val="0"/>
          <w:numId w:val="11"/>
        </w:numPr>
        <w:spacing w:before="100" w:beforeAutospacing="1" w:after="100" w:afterAutospacing="1"/>
      </w:pPr>
      <w:r>
        <w:t>Cutoff values for normal/abnormal (numeric and units)</w:t>
      </w:r>
    </w:p>
    <w:p w14:paraId="03A73CD0" w14:textId="4E1FE0D4" w:rsidR="003E4704" w:rsidRPr="00543671" w:rsidRDefault="00106FDF" w:rsidP="00543671">
      <w:pPr>
        <w:pStyle w:val="Paragraphedeliste"/>
        <w:rPr>
          <w:lang w:val="it-CH"/>
        </w:rPr>
      </w:pPr>
      <w:r>
        <w:t>Feasiblity and reproducibility (technical failure rate, inter-intra-operator reliability)</w:t>
      </w:r>
    </w:p>
    <w:p w14:paraId="41D4B7DA" w14:textId="38010A8B" w:rsidR="003E4704" w:rsidRPr="007C3831" w:rsidRDefault="003E4704">
      <w:pPr>
        <w:spacing w:before="100" w:beforeAutospacing="1" w:after="100" w:afterAutospacing="1"/>
        <w:rPr>
          <w:lang w:val="de-CH"/>
        </w:rPr>
      </w:pPr>
      <w:r w:rsidRPr="007C3831">
        <w:rPr>
          <w:lang w:val="de-CH"/>
        </w:rPr>
        <w:t>The extracted information is synthesized in Table 3</w:t>
      </w:r>
      <w:r w:rsidR="008E5E3C">
        <w:rPr>
          <w:lang w:val="de-CH"/>
        </w:rPr>
        <w:t>.</w:t>
      </w:r>
    </w:p>
    <w:p w14:paraId="189DFA31" w14:textId="77777777" w:rsidR="003E4704" w:rsidRPr="007C3831" w:rsidRDefault="003E4704">
      <w:pPr>
        <w:spacing w:before="100" w:beforeAutospacing="1" w:after="100" w:afterAutospacing="1"/>
        <w:rPr>
          <w:lang w:val="de-CH"/>
        </w:rPr>
      </w:pPr>
    </w:p>
    <w:p w14:paraId="7F93F506" w14:textId="77777777" w:rsidR="003E4704" w:rsidRPr="007C3831" w:rsidRDefault="003E4704">
      <w:pPr>
        <w:spacing w:before="100" w:beforeAutospacing="1" w:after="100" w:afterAutospacing="1"/>
        <w:rPr>
          <w:lang w:val="de-CH"/>
        </w:rPr>
      </w:pPr>
      <w:r w:rsidRPr="007C3831">
        <w:rPr>
          <w:lang w:val="de-CH"/>
        </w:rPr>
        <w:lastRenderedPageBreak/>
        <w:t>Synthesis of Results</w:t>
      </w:r>
    </w:p>
    <w:p w14:paraId="437A74E6" w14:textId="074A3901" w:rsidR="00894288" w:rsidRDefault="003E4704" w:rsidP="003E4704">
      <w:pPr>
        <w:spacing w:before="100" w:beforeAutospacing="1" w:after="100" w:afterAutospacing="1"/>
      </w:pPr>
      <w:r w:rsidRPr="007C3831">
        <w:rPr>
          <w:lang w:val="de-CH"/>
        </w:rPr>
        <w:t>This review did not include critical appraisal of the included studies, consistent with scoping review methodology</w:t>
      </w:r>
      <w:r w:rsidR="006825D4">
        <w:rPr>
          <w:lang w:val="de-CH"/>
        </w:rPr>
        <w:t xml:space="preserve"> (</w:t>
      </w:r>
      <w:r w:rsidR="008171AE" w:rsidRPr="00D7391F">
        <w:t>PRISMA Extension for Scoping Reviews (PRISMA-ScR): checklist and explanation. Ann Intern Med</w:t>
      </w:r>
      <w:r w:rsidR="006825D4">
        <w:rPr>
          <w:lang w:val="de-CH"/>
        </w:rPr>
        <w:t>)</w:t>
      </w:r>
      <w:commentRangeStart w:id="45"/>
      <w:commentRangeEnd w:id="45"/>
      <w:r w:rsidR="006B637E">
        <w:rPr>
          <w:rStyle w:val="Marquedecommentaire"/>
        </w:rPr>
        <w:commentReference w:id="45"/>
      </w:r>
      <w:r w:rsidRPr="007C3831">
        <w:rPr>
          <w:lang w:val="de-CH"/>
        </w:rPr>
        <w:t xml:space="preserve">. </w:t>
      </w:r>
      <w:r w:rsidRPr="00097970">
        <w:t>The results were synthesized descriptively and organized narratively. Tables were used to present the distribution of techniques, technical specifications, validation methods, population characteristics, and comparators. Emphasis was placed on summarizing the variety of quantitative ultrasound modalities, their feasibility, and their methodological heterogeneity.</w:t>
      </w:r>
    </w:p>
    <w:p w14:paraId="7088D2DD" w14:textId="77777777" w:rsidR="00762A7B" w:rsidRDefault="00762A7B" w:rsidP="003E4704">
      <w:pPr>
        <w:spacing w:before="100" w:beforeAutospacing="1" w:after="100" w:afterAutospacing="1"/>
      </w:pPr>
    </w:p>
    <w:p w14:paraId="547CE6D5" w14:textId="77777777" w:rsidR="00AA7DC8" w:rsidDel="00B43C7D" w:rsidRDefault="00AA7DC8" w:rsidP="00AA7DC8">
      <w:pPr>
        <w:pStyle w:val="Titre2"/>
        <w:rPr>
          <w:del w:id="46" w:author="Paul Victor Agad" w:date="2025-12-03T19:02:00Z" w16du:dateUtc="2025-12-03T18:02:00Z"/>
          <w:rFonts w:eastAsia="Times New Roman"/>
        </w:rPr>
      </w:pPr>
      <w:bookmarkStart w:id="47" w:name="_Toc211254952"/>
      <w:bookmarkStart w:id="48" w:name="_Toc215753674"/>
      <w:r>
        <w:rPr>
          <w:rFonts w:eastAsia="Times New Roman"/>
        </w:rPr>
        <w:t>Funding</w:t>
      </w:r>
      <w:bookmarkEnd w:id="48"/>
    </w:p>
    <w:p w14:paraId="34957580" w14:textId="77777777" w:rsidR="003754E1" w:rsidRPr="00B43C7D" w:rsidRDefault="00796495" w:rsidP="00160C36">
      <w:pPr>
        <w:pStyle w:val="Titre2"/>
        <w:rPr>
          <w:ins w:id="49" w:author="Paul Victor Agad" w:date="2025-12-03T19:02:00Z" w16du:dateUtc="2025-12-03T18:02:00Z"/>
          <w:rFonts w:ascii="Times New Roman" w:eastAsia="Times New Roman" w:hAnsi="Times New Roman" w:cs="Times New Roman"/>
          <w:color w:val="auto"/>
          <w:kern w:val="0"/>
          <w:sz w:val="24"/>
          <w:szCs w:val="24"/>
          <w:lang w:val="de-CH"/>
          <w14:ligatures w14:val="none"/>
          <w:rPrChange w:id="50" w:author="Paul Victor Agad" w:date="2025-12-03T19:02:00Z" w16du:dateUtc="2025-12-03T18:02:00Z">
            <w:rPr>
              <w:ins w:id="51" w:author="Paul Victor Agad" w:date="2025-12-03T19:02:00Z" w16du:dateUtc="2025-12-03T18:02:00Z"/>
              <w:rFonts w:eastAsia="Times New Roman"/>
              <w:lang w:val="de-CH"/>
            </w:rPr>
          </w:rPrChange>
        </w:rPr>
      </w:pPr>
      <w:bookmarkStart w:id="52" w:name="_Toc215753675"/>
      <w:r w:rsidRPr="00BE3E77">
        <w:rPr>
          <w:rFonts w:ascii="Times New Roman" w:eastAsia="Times New Roman" w:hAnsi="Times New Roman" w:cs="Times New Roman"/>
          <w:color w:val="auto"/>
          <w:kern w:val="0"/>
          <w:sz w:val="24"/>
          <w:szCs w:val="24"/>
          <w:lang w:val="de-CH"/>
          <w14:ligatures w14:val="none"/>
        </w:rPr>
        <w:t>This scoping review was performed without external funding. The research was conducted as part of a master’s thesis project at the University of Geneva</w:t>
      </w:r>
      <w:r w:rsidR="00E12097" w:rsidRPr="00BE3E77">
        <w:rPr>
          <w:rFonts w:ascii="Times New Roman" w:eastAsia="Times New Roman" w:hAnsi="Times New Roman" w:cs="Times New Roman"/>
          <w:color w:val="auto"/>
          <w:kern w:val="0"/>
          <w:sz w:val="24"/>
          <w:szCs w:val="24"/>
          <w:lang w:val="de-CH"/>
          <w14:ligatures w14:val="none"/>
        </w:rPr>
        <w:t>/HUG, which provided access to database resources</w:t>
      </w:r>
      <w:r w:rsidR="00E12097">
        <w:rPr>
          <w:rFonts w:eastAsia="Times New Roman"/>
          <w:lang w:val="de-CH"/>
        </w:rPr>
        <w:t xml:space="preserve"> </w:t>
      </w:r>
      <w:r w:rsidR="00E12097" w:rsidRPr="00B43C7D">
        <w:rPr>
          <w:rFonts w:ascii="Times New Roman" w:eastAsia="Times New Roman" w:hAnsi="Times New Roman" w:cs="Times New Roman"/>
          <w:color w:val="auto"/>
          <w:kern w:val="0"/>
          <w:sz w:val="24"/>
          <w:szCs w:val="24"/>
          <w:lang w:val="de-CH"/>
          <w14:ligatures w14:val="none"/>
          <w:rPrChange w:id="53" w:author="Paul Victor Agad" w:date="2025-12-03T19:02:00Z" w16du:dateUtc="2025-12-03T18:02:00Z">
            <w:rPr>
              <w:rFonts w:eastAsia="Times New Roman"/>
              <w:lang w:val="de-CH"/>
            </w:rPr>
          </w:rPrChange>
        </w:rPr>
        <w:t>but had no role in study design, data ollection, data interpretation or manuscript preparation.</w:t>
      </w:r>
      <w:bookmarkEnd w:id="52"/>
    </w:p>
    <w:p w14:paraId="5CAC8F8F" w14:textId="02C7585C" w:rsidR="009C1ABA" w:rsidRPr="00BE3E77" w:rsidRDefault="00E12097" w:rsidP="00160C36">
      <w:pPr>
        <w:pStyle w:val="Titre2"/>
        <w:rPr>
          <w:rFonts w:eastAsia="Times New Roman"/>
          <w:lang w:val="de-CH"/>
        </w:rPr>
      </w:pPr>
      <w:r>
        <w:rPr>
          <w:rFonts w:eastAsia="Times New Roman"/>
          <w:lang w:val="de-CH"/>
        </w:rPr>
        <w:t xml:space="preserve"> </w:t>
      </w:r>
      <w:r w:rsidR="00AB5187" w:rsidRPr="00BE3E77">
        <w:rPr>
          <w:rFonts w:ascii="Times New Roman" w:eastAsia="Times New Roman" w:hAnsi="Times New Roman" w:cs="Times New Roman"/>
          <w:color w:val="auto"/>
          <w:kern w:val="0"/>
          <w:sz w:val="24"/>
          <w:szCs w:val="24"/>
          <w:lang w:val="de-CH"/>
          <w14:ligatures w14:val="none"/>
        </w:rPr>
        <w:br w:type="page"/>
      </w:r>
      <w:bookmarkStart w:id="54" w:name="_Toc215753676"/>
      <w:r w:rsidR="00400FDB" w:rsidRPr="00BE3E77">
        <w:rPr>
          <w:rFonts w:eastAsia="Times New Roman"/>
          <w:lang w:val="de-CH"/>
        </w:rPr>
        <w:lastRenderedPageBreak/>
        <w:t>Results</w:t>
      </w:r>
      <w:bookmarkEnd w:id="47"/>
      <w:bookmarkEnd w:id="54"/>
      <w:r w:rsidR="00400FDB" w:rsidRPr="00BE3E77">
        <w:rPr>
          <w:rFonts w:eastAsia="Times New Roman"/>
          <w:lang w:val="de-CH"/>
        </w:rPr>
        <w:t xml:space="preserve"> </w:t>
      </w:r>
    </w:p>
    <w:p w14:paraId="5C5CE4F8" w14:textId="77777777" w:rsidR="00FA3B9C" w:rsidRPr="00BE3E77" w:rsidRDefault="00FA3B9C" w:rsidP="00FA3B9C">
      <w:pPr>
        <w:rPr>
          <w:lang w:val="de-CH"/>
        </w:rPr>
      </w:pPr>
    </w:p>
    <w:p w14:paraId="12DA7ED2" w14:textId="4222E996" w:rsidR="00FA3B9C" w:rsidRPr="00097970" w:rsidRDefault="00FA3B9C" w:rsidP="00FA3B9C">
      <w:pPr>
        <w:spacing w:before="100" w:beforeAutospacing="1" w:after="100" w:afterAutospacing="1"/>
      </w:pPr>
      <w:r w:rsidRPr="00097970">
        <w:t>All identified references (n = 4</w:t>
      </w:r>
      <w:r>
        <w:t>18</w:t>
      </w:r>
      <w:r w:rsidRPr="00097970">
        <w:t xml:space="preserve">) were imported into Zotero for management and de-duplication. A total of </w:t>
      </w:r>
      <w:r>
        <w:t>48</w:t>
      </w:r>
      <w:r w:rsidRPr="00097970">
        <w:t xml:space="preserve"> duplicate</w:t>
      </w:r>
      <w:r w:rsidR="00BF304B">
        <w:t>s</w:t>
      </w:r>
      <w:r w:rsidRPr="00097970">
        <w:t xml:space="preserve"> records were removed, and 95 articles were excluded for being published before 2019. The remaining 27</w:t>
      </w:r>
      <w:r>
        <w:t>5</w:t>
      </w:r>
      <w:r w:rsidRPr="00097970">
        <w:t xml:space="preserve"> records were screened by title and abstract. Among them, 81 were excluded based on title, </w:t>
      </w:r>
      <w:r>
        <w:t>71</w:t>
      </w:r>
      <w:r w:rsidRPr="00097970">
        <w:t xml:space="preserve"> for being non-pediatric, </w:t>
      </w:r>
      <w:r>
        <w:t>40</w:t>
      </w:r>
      <w:r w:rsidRPr="00097970">
        <w:t xml:space="preserve"> for not using ultrasound techniques, and </w:t>
      </w:r>
      <w:r>
        <w:t>5</w:t>
      </w:r>
      <w:r w:rsidRPr="00097970">
        <w:t xml:space="preserve"> were identified as editorials or corrections.</w:t>
      </w:r>
    </w:p>
    <w:p w14:paraId="633FFBCE" w14:textId="77777777" w:rsidR="00FA3B9C" w:rsidRPr="00097970" w:rsidRDefault="00FA3B9C" w:rsidP="00FA3B9C">
      <w:pPr>
        <w:spacing w:before="100" w:beforeAutospacing="1" w:after="100" w:afterAutospacing="1"/>
      </w:pPr>
    </w:p>
    <w:p w14:paraId="28ABEC8C" w14:textId="77777777" w:rsidR="00FA3B9C" w:rsidRPr="007C3831" w:rsidRDefault="00FA3B9C" w:rsidP="00FA3B9C">
      <w:pPr>
        <w:spacing w:before="100" w:beforeAutospacing="1" w:after="100" w:afterAutospacing="1"/>
        <w:rPr>
          <w:lang w:val="de-CH"/>
        </w:rPr>
      </w:pPr>
      <w:r w:rsidRPr="00097970">
        <w:t xml:space="preserve">The remaining </w:t>
      </w:r>
      <w:r>
        <w:t>7</w:t>
      </w:r>
      <w:r w:rsidRPr="00097970">
        <w:t xml:space="preserve">8 full-text articles were assessed for eligibility. Of the </w:t>
      </w:r>
      <w:r>
        <w:t>7</w:t>
      </w:r>
      <w:r w:rsidRPr="00097970">
        <w:t>8 accessible articles, 3</w:t>
      </w:r>
      <w:r>
        <w:t>9</w:t>
      </w:r>
      <w:r w:rsidRPr="00097970">
        <w:t xml:space="preserve"> were excluded for not using quantitative ultrasound techniques </w:t>
      </w:r>
      <w:r>
        <w:t>8</w:t>
      </w:r>
      <w:r w:rsidRPr="00097970">
        <w:t xml:space="preserve"> were descriptive reviews. One study </w:t>
      </w:r>
      <w:r>
        <w:t xml:space="preserve">couldn’t be found, wo were descriptive article and 8 contains only fibroses measure and no steatosis measure. </w:t>
      </w:r>
      <w:r w:rsidRPr="007C3831">
        <w:rPr>
          <w:lang w:val="de-CH"/>
        </w:rPr>
        <w:t>After this sélection, 20 articles were included in the final analysis. The selection process is summarized in Figure 1 (PRISMA flow diagram).</w:t>
      </w:r>
    </w:p>
    <w:p w14:paraId="462DA68A" w14:textId="77777777" w:rsidR="00FA3B9C" w:rsidRPr="00BE3E77" w:rsidRDefault="00FA3B9C" w:rsidP="00BE3E77"/>
    <w:p w14:paraId="55307186" w14:textId="6E778D85" w:rsidR="00400E30" w:rsidRPr="00400E30" w:rsidRDefault="00400E30" w:rsidP="00400E30">
      <w:pPr>
        <w:spacing w:before="100" w:beforeAutospacing="1" w:after="100" w:afterAutospacing="1"/>
        <w:divId w:val="1045981646"/>
      </w:pPr>
      <w:r w:rsidRPr="00400E30">
        <w:t>Among the 20 articles included in this review, six studies employed ultrasound-based quantitative modalities other than the Controlled Attenuation Parameter (CAP). These studies investigated tools such as Attenuation Imaging (ATI), Ultrasound-Derived Fat Fraction (UDFF), Quantitative Ultrasound (QUS), and Attenuation (ATT) with Shear Wave Measurement (SWM). While some were exclusively focused on hepatic steatosis, others also explored fibrosis.</w:t>
      </w:r>
      <w:r w:rsidR="00C26129">
        <w:t xml:space="preserve"> </w:t>
      </w:r>
      <w:r w:rsidR="00DC4E8B">
        <w:t>A detailed synthesis of these six studies is pre</w:t>
      </w:r>
      <w:r w:rsidR="002F0D6B">
        <w:t xml:space="preserve">sented in Table 3. </w:t>
      </w:r>
    </w:p>
    <w:p w14:paraId="3E7FF8E6" w14:textId="77777777" w:rsidR="00400E30" w:rsidRPr="00400E30" w:rsidRDefault="00400E30" w:rsidP="00400E30">
      <w:pPr>
        <w:spacing w:before="100" w:beforeAutospacing="1" w:after="100" w:afterAutospacing="1"/>
        <w:divId w:val="1045981646"/>
      </w:pPr>
    </w:p>
    <w:p w14:paraId="4E7C5384" w14:textId="53A772B1" w:rsidR="00400E30" w:rsidRPr="00400E30" w:rsidRDefault="00400E30" w:rsidP="00400E30">
      <w:pPr>
        <w:spacing w:before="100" w:beforeAutospacing="1" w:after="100" w:afterAutospacing="1"/>
        <w:divId w:val="1045981646"/>
      </w:pPr>
      <w:r w:rsidRPr="00400E30">
        <w:t>One study assessed the use of ATT and SWM in 62 children with Wilson’s disease, reporting diagnostic performance for steatosis with an AUC ranging from 0.714 to 0.867 depending on the biological reference standards. Although the primary focus was liver involvement in Wilson’s disease, not NAFLD, this study demonstrated the feasibility of ATT (cut-off 0.73 dB/cm/MHz, sensitivity ~89%) for assessing steatosis in a pediatric setting.</w:t>
      </w:r>
      <w:r w:rsidR="003C235D">
        <w:t xml:space="preserve"> </w:t>
      </w:r>
      <w:r w:rsidR="00FC09AD" w:rsidRPr="00FC09AD">
        <w:t>The study jointly addressed the quantification of steatosis and fibrosis, comparing several combinations of non-invasive tools.</w:t>
      </w:r>
    </w:p>
    <w:p w14:paraId="129CBF21" w14:textId="77777777" w:rsidR="00400E30" w:rsidRPr="00400E30" w:rsidRDefault="00400E30" w:rsidP="00400E30">
      <w:pPr>
        <w:spacing w:before="100" w:beforeAutospacing="1" w:after="100" w:afterAutospacing="1"/>
        <w:divId w:val="1045981646"/>
      </w:pPr>
    </w:p>
    <w:p w14:paraId="225D161A" w14:textId="77777777" w:rsidR="00400E30" w:rsidRPr="00400E30" w:rsidRDefault="00400E30" w:rsidP="00400E30">
      <w:pPr>
        <w:spacing w:before="100" w:beforeAutospacing="1" w:after="100" w:afterAutospacing="1"/>
        <w:divId w:val="1045981646"/>
      </w:pPr>
      <w:r w:rsidRPr="00400E30">
        <w:t>Two prospective studies evaluated Attenuation Imaging (ATI). The first involved 111 children (ages 6–17), reporting AUCs of 0.853 to 0.909 and ATI cutoffs of 0.59 to 0.69 dB/cm/MHz for mild and moderate-to-severe steatosis, respectively. This study included 20 patients with MRI-PDFF, showing strong correlation (OR=22.09), although technical failure occurred in 20.7% of cases, mostly in younger or leaner children. The second ATI-based study included 174 children (Argentina), finding excellent inter-operator reproducibility (ICC = 0.94), with median ATI values significantly higher in children at risk (0.64 vs 0.54 dB/cm/MHz). Both ATI studies focused solely on steatosis.</w:t>
      </w:r>
    </w:p>
    <w:p w14:paraId="6825B75D" w14:textId="77777777" w:rsidR="00400E30" w:rsidRPr="00400E30" w:rsidRDefault="00400E30" w:rsidP="00400E30">
      <w:pPr>
        <w:spacing w:before="100" w:beforeAutospacing="1" w:after="100" w:afterAutospacing="1"/>
        <w:divId w:val="1045981646"/>
      </w:pPr>
    </w:p>
    <w:p w14:paraId="09F85569" w14:textId="77777777" w:rsidR="00400E30" w:rsidRPr="00400E30" w:rsidRDefault="00400E30" w:rsidP="00400E30">
      <w:pPr>
        <w:spacing w:before="100" w:beforeAutospacing="1" w:after="100" w:afterAutospacing="1"/>
        <w:divId w:val="1045981646"/>
      </w:pPr>
      <w:r w:rsidRPr="00400E30">
        <w:t xml:space="preserve">Two articles used QUS-based methods. The first employed envelope statistics (Nakagami, Homodyned-K, entropy) in 173 children, achieving high AUCs (&gt;0.90) for distinguishing grades of </w:t>
      </w:r>
      <w:r w:rsidRPr="00400E30">
        <w:lastRenderedPageBreak/>
        <w:t>steatosis and moderate accuracy for fibrosis detection (AUC ~0.82), using transient elastography and biological markers as references. The second compared QUS parameters, including hepato-renal index (HRI), with MRI-PDFF, finding moderate to high correlation (HRI AUC ~0.80), and improved performance when combined with BMI percentile and echogenicity (AUC up to 0.92). These studies addressed both steatosis and fibrosis.</w:t>
      </w:r>
    </w:p>
    <w:p w14:paraId="16F162D5" w14:textId="77777777" w:rsidR="00400E30" w:rsidRPr="00400E30" w:rsidRDefault="00400E30" w:rsidP="00400E30">
      <w:pPr>
        <w:spacing w:before="100" w:beforeAutospacing="1" w:after="100" w:afterAutospacing="1"/>
        <w:divId w:val="1045981646"/>
      </w:pPr>
    </w:p>
    <w:p w14:paraId="45693602" w14:textId="77777777" w:rsidR="00400E30" w:rsidRPr="00400E30" w:rsidRDefault="00400E30" w:rsidP="00400E30">
      <w:pPr>
        <w:spacing w:before="100" w:beforeAutospacing="1" w:after="100" w:afterAutospacing="1"/>
        <w:divId w:val="1045981646"/>
      </w:pPr>
      <w:r w:rsidRPr="00400E30">
        <w:t>Lastly, one study investigated UDFF in 46 children and adolescents (7–18 years), validating this technique against MRI-PDFF. The results showed excellent correlation (ICC = 0.92), with an AUC of 0.95 for detecting steatosis ≥6%, using a cutoff of 6% (sensitivity = 90%, specificity = 94%). This was the only included study focused on UDFF, entirely dedicated to pediatric steatosis.</w:t>
      </w:r>
    </w:p>
    <w:p w14:paraId="7049C024" w14:textId="77777777" w:rsidR="00400E30" w:rsidRPr="00400E30" w:rsidRDefault="00400E30" w:rsidP="00400E30">
      <w:pPr>
        <w:spacing w:before="100" w:beforeAutospacing="1" w:after="100" w:afterAutospacing="1"/>
        <w:divId w:val="1045981646"/>
      </w:pPr>
    </w:p>
    <w:p w14:paraId="585D27FA" w14:textId="7B7D1B61" w:rsidR="00400E30" w:rsidRDefault="00400E30" w:rsidP="00400E30">
      <w:pPr>
        <w:spacing w:before="100" w:beforeAutospacing="1" w:after="100" w:afterAutospacing="1"/>
        <w:divId w:val="1045981646"/>
      </w:pPr>
      <w:r w:rsidRPr="00400E30">
        <w:t>Overall, these six studies highlight emerging ultrasound techniques with promising diagnostic accuracy for pediatric hepatic steatosis. However, their use remains limited in scope, with scarce multicenter validation and few direct comparisons against CAP.</w:t>
      </w:r>
      <w:r w:rsidR="00AB5187">
        <w:t xml:space="preserve"> </w:t>
      </w:r>
    </w:p>
    <w:p w14:paraId="5BF8F3E8" w14:textId="77777777" w:rsidR="00B1635D" w:rsidRDefault="00B1635D" w:rsidP="0017095E">
      <w:pPr>
        <w:divId w:val="1847595625"/>
        <w:rPr>
          <w:rFonts w:eastAsia="Times New Roman"/>
        </w:rPr>
      </w:pPr>
    </w:p>
    <w:p w14:paraId="79BBD821" w14:textId="77777777" w:rsidR="00AB5187" w:rsidRDefault="00AB5187">
      <w:pPr>
        <w:spacing w:after="160" w:line="278" w:lineRule="auto"/>
        <w:rPr>
          <w:rFonts w:asciiTheme="majorHAnsi" w:eastAsia="Times New Roman" w:hAnsiTheme="majorHAnsi" w:cstheme="majorBidi"/>
          <w:color w:val="0F4761" w:themeColor="accent1" w:themeShade="BF"/>
          <w:kern w:val="2"/>
          <w:sz w:val="32"/>
          <w:szCs w:val="32"/>
          <w14:ligatures w14:val="standardContextual"/>
        </w:rPr>
      </w:pPr>
      <w:bookmarkStart w:id="55" w:name="_Toc211254953"/>
      <w:r>
        <w:rPr>
          <w:rFonts w:eastAsia="Times New Roman"/>
        </w:rPr>
        <w:br w:type="page"/>
      </w:r>
    </w:p>
    <w:p w14:paraId="043096A0" w14:textId="08993CBD" w:rsidR="002C3A54" w:rsidRPr="00B1635D" w:rsidRDefault="00B1635D" w:rsidP="00BE3E77">
      <w:pPr>
        <w:pStyle w:val="Titre2"/>
        <w:rPr>
          <w:rFonts w:eastAsia="Times New Roman"/>
        </w:rPr>
      </w:pPr>
      <w:bookmarkStart w:id="56" w:name="_Toc215753677"/>
      <w:r>
        <w:rPr>
          <w:rFonts w:eastAsia="Times New Roman"/>
        </w:rPr>
        <w:lastRenderedPageBreak/>
        <w:t>Discussion</w:t>
      </w:r>
      <w:bookmarkEnd w:id="55"/>
      <w:bookmarkEnd w:id="56"/>
      <w:r>
        <w:rPr>
          <w:rFonts w:eastAsia="Times New Roman"/>
        </w:rPr>
        <w:t xml:space="preserve"> </w:t>
      </w:r>
    </w:p>
    <w:p w14:paraId="1AF1070A" w14:textId="77777777" w:rsidR="00197651" w:rsidRPr="00197651" w:rsidRDefault="00197651" w:rsidP="00EA55B9">
      <w:pPr>
        <w:spacing w:before="100" w:beforeAutospacing="1" w:after="100" w:afterAutospacing="1"/>
        <w:ind w:left="-360"/>
        <w:divId w:val="1103769999"/>
      </w:pPr>
      <w:r w:rsidRPr="00197651">
        <w:t>This scoping review identified 20 eligible studies on the use of quantitative ultrasound tools to assess hepatic steatosis in pediatric populations. The majority (n = 14) relied exclusively on the Controlled Attenuation Parameter (CAP), while only six explored alternative methods such as Ultrasound-Derived Fat Fraction (UDFF), Attenuation Imaging (ATI), Attenuation (ATT) combined with Shear Wave Measurement (SWM), or other QUS-based approaches.</w:t>
      </w:r>
    </w:p>
    <w:p w14:paraId="2BA7DC15" w14:textId="77777777" w:rsidR="00197651" w:rsidRPr="00197651" w:rsidRDefault="00197651" w:rsidP="00EA55B9">
      <w:pPr>
        <w:spacing w:before="100" w:beforeAutospacing="1" w:after="100" w:afterAutospacing="1"/>
        <w:ind w:left="-360"/>
        <w:divId w:val="1103769999"/>
      </w:pPr>
    </w:p>
    <w:p w14:paraId="61B2D61D" w14:textId="7F821BB9" w:rsidR="00197651" w:rsidRPr="007C3831" w:rsidRDefault="00197651" w:rsidP="00EA55B9">
      <w:pPr>
        <w:spacing w:before="100" w:beforeAutospacing="1" w:after="100" w:afterAutospacing="1"/>
        <w:ind w:left="-360"/>
        <w:divId w:val="1103769999"/>
        <w:rPr>
          <w:lang w:val="de-CH"/>
        </w:rPr>
      </w:pPr>
      <w:r w:rsidRPr="00197651">
        <w:t xml:space="preserve">The dominance of CAP reflects its clinical accessibility, widespread integration in FibroScan® devices, and the familiarity of hepatologists with its use. However, several limitations should be acknowledged. CAP is often used in studies primarily focused on liver fibrosis, where steatosis is a secondary outcome. </w:t>
      </w:r>
      <w:r w:rsidRPr="007C3831">
        <w:rPr>
          <w:lang w:val="de-CH"/>
        </w:rPr>
        <w:t>Furthermore, its sensitivity for detecting mild steatosis is debated, and optimal thresholds for children are not standardized</w:t>
      </w:r>
      <w:r w:rsidR="0011775E">
        <w:rPr>
          <w:lang w:val="de-CH"/>
        </w:rPr>
        <w:t xml:space="preserve"> (</w:t>
      </w:r>
      <w:r w:rsidR="005B6E59" w:rsidRPr="00D2113B">
        <w:t>Assessment of hepatic steatosis by controlled attenuation parameter using the M and XL probes: an individual patient data meta</w:t>
      </w:r>
      <w:r w:rsidR="005B6E59" w:rsidRPr="00D2113B">
        <w:noBreakHyphen/>
        <w:t>analysis.</w:t>
      </w:r>
      <w:r w:rsidR="0011775E">
        <w:rPr>
          <w:lang w:val="de-CH"/>
        </w:rPr>
        <w:t>)</w:t>
      </w:r>
      <w:r w:rsidRPr="007C3831">
        <w:rPr>
          <w:lang w:val="de-CH"/>
        </w:rPr>
        <w:t>.</w:t>
      </w:r>
    </w:p>
    <w:p w14:paraId="24CCF120" w14:textId="77777777" w:rsidR="00197651" w:rsidRPr="007C3831" w:rsidRDefault="00197651" w:rsidP="00EA55B9">
      <w:pPr>
        <w:spacing w:before="100" w:beforeAutospacing="1" w:after="100" w:afterAutospacing="1"/>
        <w:ind w:left="-360"/>
        <w:divId w:val="1103769999"/>
        <w:rPr>
          <w:lang w:val="de-CH"/>
        </w:rPr>
      </w:pPr>
    </w:p>
    <w:p w14:paraId="654B2340" w14:textId="77777777" w:rsidR="00197651" w:rsidRPr="007C3831" w:rsidRDefault="00197651" w:rsidP="00EA55B9">
      <w:pPr>
        <w:spacing w:before="100" w:beforeAutospacing="1" w:after="100" w:afterAutospacing="1"/>
        <w:ind w:left="-360"/>
        <w:divId w:val="1103769999"/>
        <w:rPr>
          <w:lang w:val="de-CH"/>
        </w:rPr>
      </w:pPr>
      <w:r w:rsidRPr="007C3831">
        <w:rPr>
          <w:lang w:val="de-CH"/>
        </w:rPr>
        <w:t>In contrast, the underrepresentation of alternative tools highlights a significant gap in the pediatric literature. UDFF, in particular, offers promising results due to its direct estimation of hepatic fat fraction (%) and its strong correlation with MRI-PDFF. However, its availability is currently limited to Siemens ultrasound systems, and pediatric-specific data remain scarce. ATI, available on several platforms, provides a direct physical attenuation coefficient and has shown higher sensitivity in early steatosis stages, but is still under-investigated in pediatrics.</w:t>
      </w:r>
    </w:p>
    <w:p w14:paraId="0E944B29" w14:textId="77777777" w:rsidR="00197651" w:rsidRPr="007C3831" w:rsidRDefault="00197651" w:rsidP="00EA55B9">
      <w:pPr>
        <w:spacing w:before="100" w:beforeAutospacing="1" w:after="100" w:afterAutospacing="1"/>
        <w:ind w:left="-360"/>
        <w:divId w:val="1103769999"/>
        <w:rPr>
          <w:lang w:val="de-CH"/>
        </w:rPr>
      </w:pPr>
    </w:p>
    <w:p w14:paraId="6A140F80" w14:textId="77777777" w:rsidR="00197651" w:rsidRPr="007C3831" w:rsidRDefault="00197651" w:rsidP="00EA55B9">
      <w:pPr>
        <w:spacing w:before="100" w:beforeAutospacing="1" w:after="100" w:afterAutospacing="1"/>
        <w:ind w:left="-360"/>
        <w:divId w:val="1103769999"/>
        <w:rPr>
          <w:lang w:val="it-CH"/>
        </w:rPr>
      </w:pPr>
      <w:r w:rsidRPr="007C3831">
        <w:rPr>
          <w:lang w:val="it-CH"/>
        </w:rPr>
        <w:t>ATT and SWM, used together in a dual-assessment protocol, provide simultaneous insight into steatosis and fibrosis. Though promising, the evidence is currently limited to a single study in a disease-specific population (Wilson’s disease). Other QUS techniques, such as envelope statistics or hepato-renal index analysis, provide interesting theoretical potential, but require standardization and validation.</w:t>
      </w:r>
    </w:p>
    <w:p w14:paraId="1EA396C4" w14:textId="77777777" w:rsidR="00197651" w:rsidRPr="007C3831" w:rsidRDefault="00197651" w:rsidP="00EA55B9">
      <w:pPr>
        <w:spacing w:before="100" w:beforeAutospacing="1" w:after="100" w:afterAutospacing="1"/>
        <w:ind w:left="-360"/>
        <w:divId w:val="1103769999"/>
        <w:rPr>
          <w:lang w:val="it-CH"/>
        </w:rPr>
      </w:pPr>
    </w:p>
    <w:p w14:paraId="04DB9AF3" w14:textId="1DE83891" w:rsidR="00197651" w:rsidRPr="007C3831" w:rsidRDefault="00197651" w:rsidP="00EA55B9">
      <w:pPr>
        <w:spacing w:before="100" w:beforeAutospacing="1" w:after="100" w:afterAutospacing="1"/>
        <w:ind w:left="-360"/>
        <w:divId w:val="1103769999"/>
        <w:rPr>
          <w:lang w:val="it-CH"/>
        </w:rPr>
      </w:pPr>
      <w:r w:rsidRPr="007C3831">
        <w:rPr>
          <w:lang w:val="it-CH"/>
        </w:rPr>
        <w:t>Overall, this review underscores the over-concentration of pediatric research on CAP, with limited exploration of newer ultrasound technologies. Notably, CAP is often embedded within fibrosis-oriented protocols, potentially diluting its relevance in pediatric populations, particularly those with isolated or early-stage steatosis</w:t>
      </w:r>
      <w:r w:rsidR="009C6AF3">
        <w:rPr>
          <w:lang w:val="it-CH"/>
        </w:rPr>
        <w:t xml:space="preserve"> (</w:t>
      </w:r>
      <w:r w:rsidR="009C6AF3" w:rsidRPr="00A53D6B">
        <w:t>AASLD practice guideline on imaging</w:t>
      </w:r>
      <w:r w:rsidR="009C6AF3" w:rsidRPr="00A53D6B">
        <w:noBreakHyphen/>
        <w:t>based noninvasive liver disease assessment of hepatic fibrosis and steatosis</w:t>
      </w:r>
      <w:r w:rsidR="009C6AF3">
        <w:rPr>
          <w:lang w:val="it-CH"/>
        </w:rPr>
        <w:t>)</w:t>
      </w:r>
      <w:r w:rsidRPr="007C3831">
        <w:rPr>
          <w:lang w:val="it-CH"/>
        </w:rPr>
        <w:t>. Conversely, UDFF, ATI, ATT, and QUS are designed with fat quantification as a primary outcome, making them potentially more suitable for non-fibrotic pediatric patients.</w:t>
      </w:r>
    </w:p>
    <w:p w14:paraId="77D40329" w14:textId="77777777" w:rsidR="00197651" w:rsidRPr="007C3831" w:rsidRDefault="00197651" w:rsidP="00EA55B9">
      <w:pPr>
        <w:spacing w:before="100" w:beforeAutospacing="1" w:after="100" w:afterAutospacing="1"/>
        <w:ind w:left="-360"/>
        <w:divId w:val="1103769999"/>
        <w:rPr>
          <w:lang w:val="it-CH"/>
        </w:rPr>
      </w:pPr>
    </w:p>
    <w:p w14:paraId="29C6ECFF" w14:textId="2F0C3A7D" w:rsidR="0066540D" w:rsidRPr="0066540D" w:rsidRDefault="00197651" w:rsidP="0066540D">
      <w:pPr>
        <w:spacing w:before="100" w:beforeAutospacing="1" w:after="100" w:afterAutospacing="1"/>
        <w:divId w:val="159279178"/>
      </w:pPr>
      <w:r w:rsidRPr="007C3831">
        <w:rPr>
          <w:lang w:val="it-CH"/>
        </w:rPr>
        <w:t xml:space="preserve">Rather than concluding on the superiority of one tool, this review maps the blind spots in the literature and calls for prospective, comparative, multicentric pediatric studies, involving validation </w:t>
      </w:r>
      <w:r w:rsidRPr="007C3831">
        <w:rPr>
          <w:lang w:val="it-CH"/>
        </w:rPr>
        <w:lastRenderedPageBreak/>
        <w:t xml:space="preserve">against MRI-PDFF, and age-/BMI-specific thresholds. </w:t>
      </w:r>
      <w:r w:rsidRPr="007C3831">
        <w:rPr>
          <w:lang w:val="de-CH"/>
        </w:rPr>
        <w:t>Such work is essential to move toward pediatric-optimized imaging strategies.</w:t>
      </w:r>
    </w:p>
    <w:p w14:paraId="019F1804" w14:textId="77777777" w:rsidR="0066540D" w:rsidRDefault="0066540D" w:rsidP="00F123DE">
      <w:pPr>
        <w:spacing w:before="100" w:beforeAutospacing="1" w:after="100" w:afterAutospacing="1"/>
        <w:outlineLvl w:val="2"/>
        <w:rPr>
          <w:rFonts w:eastAsia="Times New Roman"/>
          <w:b/>
          <w:bCs/>
          <w:sz w:val="27"/>
          <w:szCs w:val="27"/>
        </w:rPr>
      </w:pPr>
    </w:p>
    <w:p w14:paraId="3072A50A" w14:textId="77777777" w:rsidR="002B7841" w:rsidRDefault="002B7841" w:rsidP="00BE3E77">
      <w:pPr>
        <w:pStyle w:val="Titre2"/>
        <w:rPr>
          <w:rFonts w:eastAsia="Times New Roman"/>
        </w:rPr>
      </w:pPr>
      <w:bookmarkStart w:id="57" w:name="_Toc211254954"/>
      <w:bookmarkStart w:id="58" w:name="_Toc215753678"/>
      <w:r>
        <w:rPr>
          <w:rFonts w:eastAsia="Times New Roman"/>
        </w:rPr>
        <w:t>Limiations of the Review Process</w:t>
      </w:r>
      <w:bookmarkEnd w:id="58"/>
    </w:p>
    <w:p w14:paraId="681AF193" w14:textId="300081B6" w:rsidR="00EA770E" w:rsidRDefault="00EA770E" w:rsidP="002B06C8">
      <w:pPr>
        <w:spacing w:after="160" w:line="278" w:lineRule="auto"/>
        <w:rPr>
          <w:rStyle w:val="s1"/>
          <w:rFonts w:ascii=".AppleSystemUIFont" w:eastAsia="Times New Roman" w:hAnsi=".AppleSystemUIFont"/>
          <w:color w:val="111111"/>
          <w:lang w:val="de-CH"/>
        </w:rPr>
      </w:pPr>
      <w:r w:rsidRPr="00BE3E77">
        <w:rPr>
          <w:rStyle w:val="s1"/>
          <w:rFonts w:ascii=".AppleSystemUIFont" w:eastAsia="Times New Roman" w:hAnsi=".AppleSystemUIFont"/>
          <w:color w:val="111111"/>
          <w:lang w:val="de-CH"/>
        </w:rPr>
        <w:t>This scoping review presents several limitations inherent to its methodology and scope. First, although the literature search was extensive and included articles from 2019 onward, the review was limited to studies published in the past five years. While this decision was made to capture the most recent technological advances and clinical practices, it may have led to the exclusion of earlier studies that could still hold relevant data, especially for established modalities like CAP.</w:t>
      </w:r>
    </w:p>
    <w:p w14:paraId="77AB62E4" w14:textId="77777777" w:rsidR="002B06C8" w:rsidRPr="00BE3E77" w:rsidRDefault="002B06C8" w:rsidP="00BE3E77">
      <w:pPr>
        <w:spacing w:after="160" w:line="278" w:lineRule="auto"/>
        <w:rPr>
          <w:rStyle w:val="s1"/>
          <w:rFonts w:ascii=".AppleSystemUIFont" w:eastAsia="Times New Roman" w:hAnsi=".AppleSystemUIFont"/>
          <w:color w:val="111111"/>
          <w:lang w:val="de-CH"/>
        </w:rPr>
      </w:pPr>
    </w:p>
    <w:p w14:paraId="6CB28F35" w14:textId="77777777" w:rsidR="00EA770E" w:rsidRPr="00BE3E77" w:rsidRDefault="00EA770E" w:rsidP="00BE3E77">
      <w:pPr>
        <w:spacing w:after="160" w:line="278" w:lineRule="auto"/>
        <w:rPr>
          <w:rStyle w:val="s1"/>
          <w:rFonts w:ascii=".AppleSystemUIFont" w:eastAsia="Times New Roman" w:hAnsi=".AppleSystemUIFont"/>
          <w:color w:val="111111"/>
          <w:lang w:val="de-CH"/>
        </w:rPr>
      </w:pPr>
      <w:r w:rsidRPr="00BE3E77">
        <w:rPr>
          <w:rStyle w:val="s1"/>
          <w:rFonts w:ascii=".AppleSystemUIFont" w:eastAsia="Times New Roman" w:hAnsi=".AppleSystemUIFont"/>
          <w:color w:val="111111"/>
          <w:lang w:val="de-CH"/>
        </w:rPr>
        <w:t>Second, while the search strategy was designed to be comprehensive, some relevant articles may not have been identified due to variations in terminology or indexing in the databases searched. Additionally, the screening and data extraction processes, although systematic, were conducted by a single reviewer, which may introduce subjectivity and increase the risk of selection bias.</w:t>
      </w:r>
    </w:p>
    <w:p w14:paraId="0924CA6B" w14:textId="77777777" w:rsidR="00C92AA9" w:rsidRPr="00BE3E77" w:rsidRDefault="00C92AA9">
      <w:pPr>
        <w:spacing w:after="160" w:line="278" w:lineRule="auto"/>
        <w:rPr>
          <w:rStyle w:val="s1"/>
          <w:rFonts w:ascii=".AppleSystemUIFont" w:eastAsia="Times New Roman" w:hAnsi=".AppleSystemUIFont"/>
          <w:color w:val="111111"/>
          <w:lang w:val="de-CH"/>
        </w:rPr>
      </w:pPr>
    </w:p>
    <w:p w14:paraId="2F368702" w14:textId="33B02FC1" w:rsidR="00C92AA9" w:rsidRDefault="00EA770E">
      <w:pPr>
        <w:spacing w:after="160" w:line="278" w:lineRule="auto"/>
        <w:rPr>
          <w:ins w:id="59" w:author="Paul Victor Agad" w:date="2025-12-04T14:29:00Z" w16du:dateUtc="2025-12-04T13:29:00Z"/>
          <w:rStyle w:val="s1"/>
          <w:rFonts w:ascii=".AppleSystemUIFont" w:eastAsia="Times New Roman" w:hAnsi=".AppleSystemUIFont"/>
          <w:color w:val="111111"/>
          <w:lang w:val="de-CH"/>
        </w:rPr>
      </w:pPr>
      <w:r>
        <w:rPr>
          <w:rStyle w:val="s1"/>
          <w:rFonts w:ascii=".AppleSystemUIFont" w:eastAsia="Times New Roman" w:hAnsi=".AppleSystemUIFont"/>
          <w:color w:val="111111"/>
        </w:rPr>
        <w:t xml:space="preserve">Third, while all studies that quantitatively assessed hepatic steatosis using ultrasound-based modalities were included, we deliberately chose to focus our analysis on non-CAP techniques. </w:t>
      </w:r>
      <w:r w:rsidRPr="007C3831">
        <w:rPr>
          <w:rStyle w:val="s1"/>
          <w:rFonts w:ascii=".AppleSystemUIFont" w:eastAsia="Times New Roman" w:hAnsi=".AppleSystemUIFont"/>
          <w:color w:val="111111"/>
          <w:lang w:val="de-CH"/>
        </w:rPr>
        <w:t xml:space="preserve">Sixteen studies using CAP exclusively were included and screened but were not analyzed in detail in this review. This decision was motivated by the extensive existing literature on CAP and our aim to highlight underexplored modalities such as UDFF, ATI, ATT/SWM, and QUS. As such, this focus may limit the comparative breadth of the review but was intended to fill a specific gap in pediatric imaging </w:t>
      </w:r>
      <w:r w:rsidR="00C92AA9" w:rsidRPr="007C3831">
        <w:rPr>
          <w:rStyle w:val="s1"/>
          <w:rFonts w:ascii=".AppleSystemUIFont" w:eastAsia="Times New Roman" w:hAnsi=".AppleSystemUIFont"/>
          <w:color w:val="111111"/>
          <w:lang w:val="de-CH"/>
        </w:rPr>
        <w:t>research.</w:t>
      </w:r>
    </w:p>
    <w:p w14:paraId="3D07361C" w14:textId="77777777" w:rsidR="00B2221B" w:rsidRDefault="00B2221B">
      <w:pPr>
        <w:spacing w:after="160" w:line="278" w:lineRule="auto"/>
        <w:rPr>
          <w:rStyle w:val="s1"/>
          <w:rFonts w:ascii=".AppleSystemUIFont" w:eastAsia="Times New Roman" w:hAnsi=".AppleSystemUIFont"/>
          <w:color w:val="111111"/>
          <w:lang w:val="de-CH"/>
        </w:rPr>
      </w:pPr>
    </w:p>
    <w:p w14:paraId="49393B99" w14:textId="6576D371" w:rsidR="00C92AA9" w:rsidDel="00B2221B" w:rsidRDefault="00896446">
      <w:pPr>
        <w:spacing w:after="160" w:line="278" w:lineRule="auto"/>
        <w:rPr>
          <w:del w:id="60" w:author="Paul Victor Agad" w:date="2025-12-04T14:28:00Z" w16du:dateUtc="2025-12-04T13:28:00Z"/>
          <w:lang w:val="de-CH"/>
        </w:rPr>
      </w:pPr>
      <w:ins w:id="61" w:author="Paul Victor Agad" w:date="2025-12-04T14:28:00Z" w16du:dateUtc="2025-12-04T13:28:00Z">
        <w:r w:rsidRPr="00896446">
          <w:rPr>
            <w:lang w:val="de-CH"/>
            <w:rPrChange w:id="62" w:author="Paul Victor Agad" w:date="2025-12-04T14:28:00Z" w16du:dateUtc="2025-12-04T13:28:00Z">
              <w:rPr/>
            </w:rPrChange>
          </w:rPr>
          <w:t>Fourth, the heterogeneity in study designs, population characteristics, and reference standards (e.g., MRI-PDFF, liver stiffness, or biomarkers) across the included studies limits the comparability of diagnostic performances. For instance, studies using liver enzymes as comparators (e.g., Wang et al., 2023) exhibit lower methodological rigor compared to those employing MRI-PDFF, which is widely regarded as the non-invasive gold standard for quantifying hepatic steatosis in pediatric populations (Noureddin et al., 2020; ref. 3). This variability introduces classification bias and precludes a uniform assessment of sensitivity and specificity for the modalities under investigation.</w:t>
        </w:r>
      </w:ins>
    </w:p>
    <w:p w14:paraId="745CCEA8" w14:textId="77777777" w:rsidR="00C92AA9" w:rsidRDefault="00C92AA9">
      <w:pPr>
        <w:spacing w:after="160" w:line="278" w:lineRule="auto"/>
        <w:rPr>
          <w:lang w:val="de-CH"/>
        </w:rPr>
      </w:pPr>
    </w:p>
    <w:p w14:paraId="2227B36C" w14:textId="03411F5C" w:rsidR="00EA770E" w:rsidRDefault="00C92AA9">
      <w:pPr>
        <w:spacing w:after="160" w:line="278" w:lineRule="auto"/>
        <w:rPr>
          <w:rFonts w:eastAsia="Times New Roman"/>
        </w:rPr>
      </w:pPr>
      <w:r w:rsidRPr="007C3831">
        <w:rPr>
          <w:lang w:val="de-CH"/>
        </w:rPr>
        <w:t>Finally</w:t>
      </w:r>
      <w:r w:rsidR="00EA770E" w:rsidRPr="007C3831">
        <w:rPr>
          <w:lang w:val="de-CH"/>
        </w:rPr>
        <w:t xml:space="preserve">, the number of included studies for each non-CAP modality remained very low, particularly for UDFF, ATI, and QUS, preventing definitive conclusions on their clinical utility or superiority. </w:t>
      </w:r>
      <w:r w:rsidR="00EA770E" w:rsidRPr="0066540D">
        <w:t xml:space="preserve">Most studies were monocentric and exploratory in nature, and pediatric validation of these tools </w:t>
      </w:r>
      <w:r w:rsidR="00EA770E" w:rsidRPr="0066540D">
        <w:lastRenderedPageBreak/>
        <w:t>remains insufficient. Thus, the present review provides a mapping of the existing landscape rather than a conclusive comparative evaluation.</w:t>
      </w:r>
    </w:p>
    <w:p w14:paraId="331D99ED" w14:textId="77777777" w:rsidR="00C92AA9" w:rsidRDefault="00C92AA9">
      <w:pPr>
        <w:spacing w:after="160" w:line="278" w:lineRule="auto"/>
        <w:rPr>
          <w:rFonts w:eastAsia="Times New Roman"/>
        </w:rPr>
      </w:pPr>
    </w:p>
    <w:p w14:paraId="4C75A4EF" w14:textId="2770F2C1" w:rsidR="00D80756" w:rsidRDefault="00D80756">
      <w:pPr>
        <w:spacing w:after="160" w:line="278" w:lineRule="auto"/>
        <w:rPr>
          <w:rFonts w:eastAsia="Times New Roman"/>
        </w:rPr>
      </w:pPr>
      <w:r>
        <w:rPr>
          <w:rFonts w:eastAsia="Times New Roman"/>
        </w:rPr>
        <w:t xml:space="preserve">Despite these limitations, this review applied a transparent and systematic approach to </w:t>
      </w:r>
      <w:r w:rsidR="00205F52">
        <w:rPr>
          <w:rFonts w:eastAsia="Times New Roman"/>
        </w:rPr>
        <w:t xml:space="preserve">mapping of current quantitativ ultrasound techniques in steatosis in children. </w:t>
      </w:r>
    </w:p>
    <w:p w14:paraId="76D9592A" w14:textId="77777777" w:rsidR="00205F52" w:rsidRDefault="00205F52">
      <w:pPr>
        <w:spacing w:after="160" w:line="278" w:lineRule="auto"/>
        <w:rPr>
          <w:rFonts w:eastAsia="Times New Roman"/>
        </w:rPr>
      </w:pPr>
    </w:p>
    <w:p w14:paraId="79F8DB91" w14:textId="4E85C279" w:rsidR="00205F52" w:rsidRDefault="00205F52">
      <w:pPr>
        <w:spacing w:after="160" w:line="278" w:lineRule="auto"/>
        <w:rPr>
          <w:rFonts w:eastAsia="Times New Roman"/>
        </w:rPr>
      </w:pPr>
      <w:r>
        <w:rPr>
          <w:rFonts w:eastAsia="Times New Roman"/>
        </w:rPr>
        <w:br w:type="page"/>
      </w:r>
    </w:p>
    <w:p w14:paraId="7C8269CE" w14:textId="3844926E" w:rsidR="00205F52" w:rsidRDefault="00431471">
      <w:pPr>
        <w:spacing w:after="160" w:line="278" w:lineRule="auto"/>
        <w:rPr>
          <w:ins w:id="63" w:author="Paul Victor Agad" w:date="2025-12-04T14:58:00Z" w16du:dateUtc="2025-12-04T13:58:00Z"/>
          <w:rFonts w:asciiTheme="majorHAnsi" w:eastAsia="Times New Roman" w:hAnsiTheme="majorHAnsi" w:cstheme="majorBidi"/>
          <w:color w:val="0F4761" w:themeColor="accent1" w:themeShade="BF"/>
          <w:kern w:val="2"/>
          <w:sz w:val="32"/>
          <w:szCs w:val="32"/>
          <w14:ligatures w14:val="standardContextual"/>
        </w:rPr>
      </w:pPr>
      <w:ins w:id="64" w:author="Paul Victor Agad" w:date="2025-12-04T14:58:00Z" w16du:dateUtc="2025-12-04T13:58:00Z">
        <w:r>
          <w:rPr>
            <w:rFonts w:asciiTheme="majorHAnsi" w:eastAsia="Times New Roman" w:hAnsiTheme="majorHAnsi" w:cstheme="majorBidi"/>
            <w:color w:val="0F4761" w:themeColor="accent1" w:themeShade="BF"/>
            <w:kern w:val="2"/>
            <w:sz w:val="32"/>
            <w:szCs w:val="32"/>
            <w14:ligatures w14:val="standardContextual"/>
          </w:rPr>
          <w:lastRenderedPageBreak/>
          <w:t>C</w:t>
        </w:r>
        <w:r w:rsidR="00E65F62">
          <w:rPr>
            <w:rFonts w:asciiTheme="majorHAnsi" w:eastAsia="Times New Roman" w:hAnsiTheme="majorHAnsi" w:cstheme="majorBidi"/>
            <w:color w:val="0F4761" w:themeColor="accent1" w:themeShade="BF"/>
            <w:kern w:val="2"/>
            <w:sz w:val="32"/>
            <w:szCs w:val="32"/>
            <w14:ligatures w14:val="standardContextual"/>
          </w:rPr>
          <w:t>linical and research implication</w:t>
        </w:r>
      </w:ins>
    </w:p>
    <w:p w14:paraId="11FC66F0" w14:textId="77777777" w:rsidR="00C41FC0" w:rsidRPr="00C41FC0" w:rsidRDefault="00C41FC0" w:rsidP="00C41FC0">
      <w:pPr>
        <w:spacing w:after="160" w:line="278" w:lineRule="auto"/>
        <w:rPr>
          <w:ins w:id="65" w:author="Paul Victor Agad" w:date="2025-12-04T14:59:00Z" w16du:dateUtc="2025-12-04T13:59:00Z"/>
          <w:rFonts w:eastAsia="Times New Roman"/>
          <w:color w:val="0F4761" w:themeColor="accent1" w:themeShade="BF"/>
          <w:kern w:val="2"/>
          <w14:ligatures w14:val="standardContextual"/>
          <w:rPrChange w:id="66" w:author="Paul Victor Agad" w:date="2025-12-04T14:59:00Z" w16du:dateUtc="2025-12-04T13:59:00Z">
            <w:rPr>
              <w:ins w:id="67" w:author="Paul Victor Agad" w:date="2025-12-04T14:59:00Z" w16du:dateUtc="2025-12-04T13:59:00Z"/>
            </w:rPr>
          </w:rPrChange>
        </w:rPr>
        <w:pPrChange w:id="68" w:author="Paul Victor Agad" w:date="2025-12-04T14:59:00Z" w16du:dateUtc="2025-12-04T13:59:00Z">
          <w:pPr/>
        </w:pPrChange>
      </w:pPr>
      <w:ins w:id="69" w:author="Paul Victor Agad" w:date="2025-12-04T14:59:00Z" w16du:dateUtc="2025-12-04T13:59:00Z">
        <w:r w:rsidRPr="00C41FC0">
          <w:rPr>
            <w:rFonts w:eastAsia="Times New Roman"/>
            <w:color w:val="0F4761" w:themeColor="accent1" w:themeShade="BF"/>
            <w:kern w:val="2"/>
            <w14:ligatures w14:val="standardContextual"/>
            <w:rPrChange w:id="70" w:author="Paul Victor Agad" w:date="2025-12-04T14:59:00Z" w16du:dateUtc="2025-12-04T13:59:00Z">
              <w:rPr/>
            </w:rPrChange>
          </w:rPr>
          <w:t>For Clinicians</w:t>
        </w:r>
      </w:ins>
    </w:p>
    <w:p w14:paraId="1B05AF13" w14:textId="77777777" w:rsidR="00C41FC0" w:rsidRPr="00C41FC0" w:rsidRDefault="00C41FC0" w:rsidP="00C41FC0">
      <w:pPr>
        <w:spacing w:after="160" w:line="278" w:lineRule="auto"/>
        <w:rPr>
          <w:ins w:id="71" w:author="Paul Victor Agad" w:date="2025-12-04T14:59:00Z" w16du:dateUtc="2025-12-04T13:59:00Z"/>
          <w:rFonts w:eastAsia="Times New Roman"/>
          <w:color w:val="0F4761" w:themeColor="accent1" w:themeShade="BF"/>
          <w:kern w:val="2"/>
          <w14:ligatures w14:val="standardContextual"/>
          <w:rPrChange w:id="72" w:author="Paul Victor Agad" w:date="2025-12-04T14:59:00Z" w16du:dateUtc="2025-12-04T13:59:00Z">
            <w:rPr>
              <w:ins w:id="73" w:author="Paul Victor Agad" w:date="2025-12-04T14:59:00Z" w16du:dateUtc="2025-12-04T13:59:00Z"/>
            </w:rPr>
          </w:rPrChange>
        </w:rPr>
        <w:pPrChange w:id="74" w:author="Paul Victor Agad" w:date="2025-12-04T14:59:00Z" w16du:dateUtc="2025-12-04T13:59:00Z">
          <w:pPr/>
        </w:pPrChange>
      </w:pPr>
    </w:p>
    <w:p w14:paraId="441A33FC" w14:textId="77777777" w:rsidR="00C41FC0" w:rsidRPr="00C41FC0" w:rsidRDefault="00C41FC0" w:rsidP="00C41FC0">
      <w:pPr>
        <w:spacing w:after="160" w:line="278" w:lineRule="auto"/>
        <w:rPr>
          <w:ins w:id="75" w:author="Paul Victor Agad" w:date="2025-12-04T14:59:00Z" w16du:dateUtc="2025-12-04T13:59:00Z"/>
          <w:rFonts w:eastAsia="Times New Roman"/>
          <w:color w:val="0F4761" w:themeColor="accent1" w:themeShade="BF"/>
          <w:kern w:val="2"/>
          <w14:ligatures w14:val="standardContextual"/>
          <w:rPrChange w:id="76" w:author="Paul Victor Agad" w:date="2025-12-04T14:59:00Z" w16du:dateUtc="2025-12-04T13:59:00Z">
            <w:rPr>
              <w:ins w:id="77" w:author="Paul Victor Agad" w:date="2025-12-04T14:59:00Z" w16du:dateUtc="2025-12-04T13:59:00Z"/>
            </w:rPr>
          </w:rPrChange>
        </w:rPr>
        <w:pPrChange w:id="78" w:author="Paul Victor Agad" w:date="2025-12-04T14:59:00Z" w16du:dateUtc="2025-12-04T13:59:00Z">
          <w:pPr/>
        </w:pPrChange>
      </w:pPr>
      <w:ins w:id="79" w:author="Paul Victor Agad" w:date="2025-12-04T14:59:00Z" w16du:dateUtc="2025-12-04T13:59:00Z">
        <w:r w:rsidRPr="00C41FC0">
          <w:rPr>
            <w:rFonts w:eastAsia="Times New Roman"/>
            <w:color w:val="0F4761" w:themeColor="accent1" w:themeShade="BF"/>
            <w:kern w:val="2"/>
            <w14:ligatures w14:val="standardContextual"/>
            <w:rPrChange w:id="80" w:author="Paul Victor Agad" w:date="2025-12-04T14:59:00Z" w16du:dateUtc="2025-12-04T13:59:00Z">
              <w:rPr/>
            </w:rPrChange>
          </w:rPr>
          <w:t>The findings of this review underscore the need to select quantitative ultrasound tools tailored to pediatric contexts, where technical constraints and anatomical variability differ from adults (Bulakci et al., 2023; Kim et al., 2022). While the Controlled Attenuation Parameter (CAP) is widely available, it has significant limitations for detecting mild-to-moderate steatosis in children, particularly in cases of concomitant fibrosis or high BMI (Petroff et al., 2021; Runge et al., 2021) (refs. 23, 10). Emerging modalities such as Ultrasound-Derived Fat Fraction (UDFF) and Attenuation Imaging (ATI) show promise due to their strong correlation with MRI-PDFF (ICC &gt; 0.90 for UDFF) and ability to provide direct hepatic fat quantification (Rubesova et al., 2023; Bulakci et al., 2023) (refs. 14, 18). However, their routine clinical use remains limited by a lack of multicenter validation and absence of pediatric-specific thresholds (Dardanelli et al., 2023; Kim et al., 2022) (refs. 35, 13). Until further data are available, clinicians may consider these tools for longitudinal monitoring of children at risk for NAFLD/MAFLD, in conjunction with clinical and biochemical markers (Alves et al., 2023) (ref. 9).</w:t>
        </w:r>
      </w:ins>
    </w:p>
    <w:p w14:paraId="3C491A59" w14:textId="77777777" w:rsidR="00C41FC0" w:rsidRPr="00C41FC0" w:rsidRDefault="00C41FC0" w:rsidP="00C41FC0">
      <w:pPr>
        <w:spacing w:after="160" w:line="278" w:lineRule="auto"/>
        <w:rPr>
          <w:ins w:id="81" w:author="Paul Victor Agad" w:date="2025-12-04T14:59:00Z" w16du:dateUtc="2025-12-04T13:59:00Z"/>
          <w:rFonts w:eastAsia="Times New Roman"/>
          <w:color w:val="0F4761" w:themeColor="accent1" w:themeShade="BF"/>
          <w:kern w:val="2"/>
          <w14:ligatures w14:val="standardContextual"/>
          <w:rPrChange w:id="82" w:author="Paul Victor Agad" w:date="2025-12-04T14:59:00Z" w16du:dateUtc="2025-12-04T13:59:00Z">
            <w:rPr>
              <w:ins w:id="83" w:author="Paul Victor Agad" w:date="2025-12-04T14:59:00Z" w16du:dateUtc="2025-12-04T13:59:00Z"/>
            </w:rPr>
          </w:rPrChange>
        </w:rPr>
        <w:pPrChange w:id="84" w:author="Paul Victor Agad" w:date="2025-12-04T14:59:00Z" w16du:dateUtc="2025-12-04T13:59:00Z">
          <w:pPr/>
        </w:pPrChange>
      </w:pPr>
    </w:p>
    <w:p w14:paraId="0B6E0902" w14:textId="5B848CF7" w:rsidR="00E65F62" w:rsidRDefault="00C41FC0">
      <w:pPr>
        <w:spacing w:after="160" w:line="278" w:lineRule="auto"/>
        <w:rPr>
          <w:ins w:id="85" w:author="Paul Victor Agad" w:date="2025-12-04T14:59:00Z" w16du:dateUtc="2025-12-04T13:59:00Z"/>
          <w:rFonts w:eastAsia="Times New Roman"/>
          <w:color w:val="0F4761" w:themeColor="accent1" w:themeShade="BF"/>
          <w:kern w:val="2"/>
          <w14:ligatures w14:val="standardContextual"/>
        </w:rPr>
      </w:pPr>
      <w:ins w:id="86" w:author="Paul Victor Agad" w:date="2025-12-04T14:59:00Z" w16du:dateUtc="2025-12-04T13:59:00Z">
        <w:r w:rsidRPr="00C41FC0">
          <w:rPr>
            <w:rFonts w:eastAsia="Times New Roman"/>
            <w:color w:val="0F4761" w:themeColor="accent1" w:themeShade="BF"/>
            <w:kern w:val="2"/>
            <w14:ligatures w14:val="standardContextual"/>
            <w:rPrChange w:id="87" w:author="Paul Victor Agad" w:date="2025-12-04T14:59:00Z" w16du:dateUtc="2025-12-04T13:59:00Z">
              <w:rPr/>
            </w:rPrChange>
          </w:rPr>
          <w:t>Furthermore, technical feasibility must be considered in pediatric ultrasound. For example, ATI demonstrated a 20.7% technical failure rate in younger or leaner children due to challenges in region-of-interest (ROI) placement (Bulakci et al., 2023) (ref. 18). These challenges highlight the need for adapted protocols, such as pediatric probes and operator training, to optimize measurement reproducibility (Dardanelli et al., 2023) (ref. 35).</w:t>
        </w:r>
      </w:ins>
    </w:p>
    <w:p w14:paraId="0BFA7D18" w14:textId="77777777" w:rsidR="00572D96" w:rsidRDefault="00572D96">
      <w:pPr>
        <w:spacing w:after="160" w:line="278" w:lineRule="auto"/>
        <w:rPr>
          <w:ins w:id="88" w:author="Paul Victor Agad" w:date="2025-12-04T14:59:00Z" w16du:dateUtc="2025-12-04T13:59:00Z"/>
          <w:rFonts w:eastAsia="Times New Roman"/>
          <w:color w:val="0F4761" w:themeColor="accent1" w:themeShade="BF"/>
          <w:kern w:val="2"/>
          <w14:ligatures w14:val="standardContextual"/>
        </w:rPr>
      </w:pPr>
    </w:p>
    <w:p w14:paraId="0D7C16CF" w14:textId="77777777" w:rsidR="00572D96" w:rsidRPr="00572D96" w:rsidRDefault="00572D96" w:rsidP="00572D96">
      <w:pPr>
        <w:spacing w:after="160" w:line="278" w:lineRule="auto"/>
        <w:rPr>
          <w:ins w:id="89" w:author="Paul Victor Agad" w:date="2025-12-04T14:59:00Z" w16du:dateUtc="2025-12-04T13:59:00Z"/>
          <w:rFonts w:eastAsia="Times New Roman"/>
          <w:color w:val="0F4761" w:themeColor="accent1" w:themeShade="BF"/>
          <w:kern w:val="2"/>
          <w14:ligatures w14:val="standardContextual"/>
          <w:rPrChange w:id="90" w:author="Paul Victor Agad" w:date="2025-12-04T14:59:00Z" w16du:dateUtc="2025-12-04T13:59:00Z">
            <w:rPr>
              <w:ins w:id="91" w:author="Paul Victor Agad" w:date="2025-12-04T14:59:00Z" w16du:dateUtc="2025-12-04T13:59:00Z"/>
            </w:rPr>
          </w:rPrChange>
        </w:rPr>
        <w:pPrChange w:id="92" w:author="Paul Victor Agad" w:date="2025-12-04T14:59:00Z" w16du:dateUtc="2025-12-04T13:59:00Z">
          <w:pPr/>
        </w:pPrChange>
      </w:pPr>
      <w:ins w:id="93" w:author="Paul Victor Agad" w:date="2025-12-04T14:59:00Z" w16du:dateUtc="2025-12-04T13:59:00Z">
        <w:r w:rsidRPr="00572D96">
          <w:rPr>
            <w:rFonts w:eastAsia="Times New Roman"/>
            <w:color w:val="0F4761" w:themeColor="accent1" w:themeShade="BF"/>
            <w:kern w:val="2"/>
            <w14:ligatures w14:val="standardContextual"/>
            <w:rPrChange w:id="94" w:author="Paul Victor Agad" w:date="2025-12-04T14:59:00Z" w16du:dateUtc="2025-12-04T13:59:00Z">
              <w:rPr/>
            </w:rPrChange>
          </w:rPr>
          <w:t>For Researchers</w:t>
        </w:r>
      </w:ins>
    </w:p>
    <w:p w14:paraId="6C83B9AB" w14:textId="77777777" w:rsidR="00572D96" w:rsidRPr="00572D96" w:rsidRDefault="00572D96" w:rsidP="00572D96">
      <w:pPr>
        <w:spacing w:after="160" w:line="278" w:lineRule="auto"/>
        <w:rPr>
          <w:ins w:id="95" w:author="Paul Victor Agad" w:date="2025-12-04T14:59:00Z" w16du:dateUtc="2025-12-04T13:59:00Z"/>
          <w:rFonts w:eastAsia="Times New Roman"/>
          <w:color w:val="0F4761" w:themeColor="accent1" w:themeShade="BF"/>
          <w:kern w:val="2"/>
          <w14:ligatures w14:val="standardContextual"/>
          <w:rPrChange w:id="96" w:author="Paul Victor Agad" w:date="2025-12-04T14:59:00Z" w16du:dateUtc="2025-12-04T13:59:00Z">
            <w:rPr>
              <w:ins w:id="97" w:author="Paul Victor Agad" w:date="2025-12-04T14:59:00Z" w16du:dateUtc="2025-12-04T13:59:00Z"/>
            </w:rPr>
          </w:rPrChange>
        </w:rPr>
        <w:pPrChange w:id="98" w:author="Paul Victor Agad" w:date="2025-12-04T14:59:00Z" w16du:dateUtc="2025-12-04T13:59:00Z">
          <w:pPr/>
        </w:pPrChange>
      </w:pPr>
    </w:p>
    <w:p w14:paraId="0FAF4E5E" w14:textId="1476D759" w:rsidR="00C41FC0" w:rsidRDefault="00572D96">
      <w:pPr>
        <w:spacing w:after="160" w:line="278" w:lineRule="auto"/>
        <w:rPr>
          <w:ins w:id="99" w:author="Paul Victor Agad" w:date="2025-12-04T15:00:00Z" w16du:dateUtc="2025-12-04T14:00:00Z"/>
          <w:rFonts w:eastAsia="Times New Roman"/>
          <w:color w:val="0F4761" w:themeColor="accent1" w:themeShade="BF"/>
          <w:kern w:val="2"/>
          <w14:ligatures w14:val="standardContextual"/>
        </w:rPr>
      </w:pPr>
      <w:ins w:id="100" w:author="Paul Victor Agad" w:date="2025-12-04T14:59:00Z" w16du:dateUtc="2025-12-04T13:59:00Z">
        <w:r w:rsidRPr="00572D96">
          <w:rPr>
            <w:rFonts w:eastAsia="Times New Roman"/>
            <w:color w:val="0F4761" w:themeColor="accent1" w:themeShade="BF"/>
            <w:kern w:val="2"/>
            <w14:ligatures w14:val="standardContextual"/>
            <w:rPrChange w:id="101" w:author="Paul Victor Agad" w:date="2025-12-04T14:59:00Z" w16du:dateUtc="2025-12-04T13:59:00Z">
              <w:rPr/>
            </w:rPrChange>
          </w:rPr>
          <w:t>This review identifies several critical gaps in the pediatric quantitative ultrasound literature, offering priority research avenues:</w:t>
        </w:r>
      </w:ins>
    </w:p>
    <w:p w14:paraId="385082A5" w14:textId="0C442489" w:rsidR="002449D5" w:rsidRPr="002449D5" w:rsidRDefault="002449D5" w:rsidP="002449D5">
      <w:pPr>
        <w:numPr>
          <w:ilvl w:val="0"/>
          <w:numId w:val="15"/>
        </w:numPr>
        <w:rPr>
          <w:ins w:id="102" w:author="Paul Victor Agad" w:date="2025-12-04T15:00:00Z" w16du:dateUtc="2025-12-04T14:00:00Z"/>
          <w:rFonts w:ascii="Helvetica" w:eastAsia="Times New Roman" w:hAnsi="Helvetica"/>
          <w:sz w:val="18"/>
          <w:szCs w:val="18"/>
          <w:rPrChange w:id="103" w:author="Paul Victor Agad" w:date="2025-12-04T15:00:00Z" w16du:dateUtc="2025-12-04T14:00:00Z">
            <w:rPr>
              <w:ins w:id="104" w:author="Paul Victor Agad" w:date="2025-12-04T15:00:00Z" w16du:dateUtc="2025-12-04T14:00:00Z"/>
              <w:rFonts w:eastAsia="Times New Roman"/>
            </w:rPr>
          </w:rPrChange>
        </w:rPr>
        <w:pPrChange w:id="105" w:author="Paul Victor Agad" w:date="2025-12-04T15:00:00Z" w16du:dateUtc="2025-12-04T14:00:00Z">
          <w:pPr>
            <w:pStyle w:val="li1"/>
            <w:numPr>
              <w:numId w:val="1"/>
            </w:numPr>
            <w:tabs>
              <w:tab w:val="num" w:pos="720"/>
            </w:tabs>
            <w:ind w:left="720" w:hanging="360"/>
          </w:pPr>
        </w:pPrChange>
      </w:pPr>
      <w:ins w:id="106" w:author="Paul Victor Agad" w:date="2025-12-04T15:00:00Z" w16du:dateUtc="2025-12-04T14:00:00Z">
        <w:r w:rsidRPr="002449D5">
          <w:rPr>
            <w:rFonts w:ascii="Helvetica" w:eastAsia="Times New Roman" w:hAnsi="Helvetica"/>
            <w:sz w:val="18"/>
            <w:szCs w:val="18"/>
            <w:rPrChange w:id="107" w:author="Paul Victor Agad" w:date="2025-12-04T15:00:00Z" w16du:dateUtc="2025-12-04T14:00:00Z">
              <w:rPr>
                <w:rStyle w:val="s1"/>
                <w:rFonts w:eastAsia="Times New Roman"/>
              </w:rPr>
            </w:rPrChange>
          </w:rPr>
          <w:t>Multicenter validation of emerging tools</w:t>
        </w:r>
        <w:r w:rsidRPr="002449D5">
          <w:rPr>
            <w:rFonts w:ascii="Helvetica" w:eastAsia="Times New Roman" w:hAnsi="Helvetica"/>
            <w:sz w:val="18"/>
            <w:szCs w:val="18"/>
            <w:rPrChange w:id="108" w:author="Paul Victor Agad" w:date="2025-12-04T15:00:00Z" w16du:dateUtc="2025-12-04T14:00:00Z">
              <w:rPr>
                <w:rFonts w:eastAsia="Times New Roman"/>
              </w:rPr>
            </w:rPrChange>
          </w:rPr>
          <w:br/>
        </w:r>
        <w:r w:rsidRPr="002449D5">
          <w:rPr>
            <w:rFonts w:ascii="Helvetica" w:eastAsia="Times New Roman" w:hAnsi="Helvetica"/>
            <w:sz w:val="18"/>
            <w:szCs w:val="18"/>
            <w:rPrChange w:id="109" w:author="Paul Victor Agad" w:date="2025-12-04T15:00:00Z" w16du:dateUtc="2025-12-04T14:00:00Z">
              <w:rPr>
                <w:rStyle w:val="s1"/>
                <w:rFonts w:eastAsia="Times New Roman"/>
              </w:rPr>
            </w:rPrChange>
          </w:rPr>
          <w:t>Prospective comparative studies are needed to evaluate the diagnostic performance of UDFF, ATI, and other QUS modalities in diverse pediatric cohorts (e.g., obese, diabetic, or metabolically compromised children). These studies should use MRI-PDFF as a reference standard and include analyses of inter-operator and inter-equipment reproducibility (Noureddin et al., 2020; Rubesova et al., 2023) (refs. 3, 14).</w:t>
        </w:r>
      </w:ins>
    </w:p>
    <w:p w14:paraId="03B0BA87" w14:textId="7F48D36C" w:rsidR="002449D5" w:rsidRPr="002449D5" w:rsidRDefault="002449D5" w:rsidP="002449D5">
      <w:pPr>
        <w:numPr>
          <w:ilvl w:val="0"/>
          <w:numId w:val="15"/>
        </w:numPr>
        <w:rPr>
          <w:ins w:id="110" w:author="Paul Victor Agad" w:date="2025-12-04T15:00:00Z" w16du:dateUtc="2025-12-04T14:00:00Z"/>
          <w:rFonts w:ascii="Helvetica" w:eastAsia="Times New Roman" w:hAnsi="Helvetica"/>
          <w:sz w:val="18"/>
          <w:szCs w:val="18"/>
          <w:rPrChange w:id="111" w:author="Paul Victor Agad" w:date="2025-12-04T15:00:00Z" w16du:dateUtc="2025-12-04T14:00:00Z">
            <w:rPr>
              <w:ins w:id="112" w:author="Paul Victor Agad" w:date="2025-12-04T15:00:00Z" w16du:dateUtc="2025-12-04T14:00:00Z"/>
              <w:rFonts w:eastAsia="Times New Roman"/>
            </w:rPr>
          </w:rPrChange>
        </w:rPr>
        <w:pPrChange w:id="113" w:author="Paul Victor Agad" w:date="2025-12-04T15:00:00Z" w16du:dateUtc="2025-12-04T14:00:00Z">
          <w:pPr>
            <w:pStyle w:val="li1"/>
            <w:numPr>
              <w:numId w:val="1"/>
            </w:numPr>
            <w:tabs>
              <w:tab w:val="num" w:pos="720"/>
            </w:tabs>
            <w:ind w:left="720" w:hanging="360"/>
          </w:pPr>
        </w:pPrChange>
      </w:pPr>
      <w:ins w:id="114" w:author="Paul Victor Agad" w:date="2025-12-04T15:00:00Z" w16du:dateUtc="2025-12-04T14:00:00Z">
        <w:r w:rsidRPr="002449D5">
          <w:rPr>
            <w:rFonts w:ascii="Helvetica" w:eastAsia="Times New Roman" w:hAnsi="Helvetica"/>
            <w:sz w:val="18"/>
            <w:szCs w:val="18"/>
            <w:rPrChange w:id="115" w:author="Paul Victor Agad" w:date="2025-12-04T15:00:00Z" w16du:dateUtc="2025-12-04T14:00:00Z">
              <w:rPr>
                <w:rStyle w:val="s1"/>
                <w:rFonts w:eastAsia="Times New Roman"/>
              </w:rPr>
            </w:rPrChange>
          </w:rPr>
          <w:t>Development of pediatric-specific thresholds</w:t>
        </w:r>
        <w:r w:rsidRPr="002449D5">
          <w:rPr>
            <w:rFonts w:ascii="Helvetica" w:eastAsia="Times New Roman" w:hAnsi="Helvetica"/>
            <w:sz w:val="18"/>
            <w:szCs w:val="18"/>
            <w:rPrChange w:id="116" w:author="Paul Victor Agad" w:date="2025-12-04T15:00:00Z" w16du:dateUtc="2025-12-04T14:00:00Z">
              <w:rPr>
                <w:rFonts w:eastAsia="Times New Roman"/>
              </w:rPr>
            </w:rPrChange>
          </w:rPr>
          <w:br/>
        </w:r>
        <w:r w:rsidRPr="002449D5">
          <w:rPr>
            <w:rFonts w:ascii="Helvetica" w:eastAsia="Times New Roman" w:hAnsi="Helvetica"/>
            <w:sz w:val="18"/>
            <w:szCs w:val="18"/>
            <w:rPrChange w:id="117" w:author="Paul Victor Agad" w:date="2025-12-04T15:00:00Z" w16du:dateUtc="2025-12-04T14:00:00Z">
              <w:rPr>
                <w:rStyle w:val="s1"/>
                <w:rFonts w:eastAsia="Times New Roman"/>
              </w:rPr>
            </w:rPrChange>
          </w:rPr>
          <w:t>Current thresholds for CAP and other modalities are primarily derived from adult studies. Research is needed to establish age-, sex-, and BMI-adjusted cutoffs for children, accounting for physiological variations in hepatic composition (Runge et al., 2021; Kim et al., 2022) (refs. 10, 13).</w:t>
        </w:r>
      </w:ins>
    </w:p>
    <w:p w14:paraId="2DF08491" w14:textId="45D3F488" w:rsidR="002449D5" w:rsidRPr="002449D5" w:rsidRDefault="002449D5" w:rsidP="002449D5">
      <w:pPr>
        <w:numPr>
          <w:ilvl w:val="0"/>
          <w:numId w:val="15"/>
        </w:numPr>
        <w:rPr>
          <w:ins w:id="118" w:author="Paul Victor Agad" w:date="2025-12-04T15:00:00Z" w16du:dateUtc="2025-12-04T14:00:00Z"/>
          <w:rFonts w:ascii="Helvetica" w:eastAsia="Times New Roman" w:hAnsi="Helvetica"/>
          <w:sz w:val="18"/>
          <w:szCs w:val="18"/>
          <w:rPrChange w:id="119" w:author="Paul Victor Agad" w:date="2025-12-04T15:00:00Z" w16du:dateUtc="2025-12-04T14:00:00Z">
            <w:rPr>
              <w:ins w:id="120" w:author="Paul Victor Agad" w:date="2025-12-04T15:00:00Z" w16du:dateUtc="2025-12-04T14:00:00Z"/>
              <w:rFonts w:eastAsia="Times New Roman"/>
            </w:rPr>
          </w:rPrChange>
        </w:rPr>
        <w:pPrChange w:id="121" w:author="Paul Victor Agad" w:date="2025-12-04T15:00:00Z" w16du:dateUtc="2025-12-04T14:00:00Z">
          <w:pPr>
            <w:pStyle w:val="li1"/>
            <w:numPr>
              <w:numId w:val="1"/>
            </w:numPr>
            <w:tabs>
              <w:tab w:val="num" w:pos="720"/>
            </w:tabs>
            <w:ind w:left="720" w:hanging="360"/>
          </w:pPr>
        </w:pPrChange>
      </w:pPr>
      <w:ins w:id="122" w:author="Paul Victor Agad" w:date="2025-12-04T15:00:00Z" w16du:dateUtc="2025-12-04T14:00:00Z">
        <w:r w:rsidRPr="002449D5">
          <w:rPr>
            <w:rFonts w:ascii="Helvetica" w:eastAsia="Times New Roman" w:hAnsi="Helvetica"/>
            <w:sz w:val="18"/>
            <w:szCs w:val="18"/>
            <w:rPrChange w:id="123" w:author="Paul Victor Agad" w:date="2025-12-04T15:00:00Z" w16du:dateUtc="2025-12-04T14:00:00Z">
              <w:rPr>
                <w:rStyle w:val="s1"/>
                <w:rFonts w:eastAsia="Times New Roman"/>
              </w:rPr>
            </w:rPrChange>
          </w:rPr>
          <w:t>Feasibility and acceptability assessments</w:t>
        </w:r>
        <w:r w:rsidRPr="002449D5">
          <w:rPr>
            <w:rFonts w:ascii="Helvetica" w:eastAsia="Times New Roman" w:hAnsi="Helvetica"/>
            <w:sz w:val="18"/>
            <w:szCs w:val="18"/>
            <w:rPrChange w:id="124" w:author="Paul Victor Agad" w:date="2025-12-04T15:00:00Z" w16du:dateUtc="2025-12-04T14:00:00Z">
              <w:rPr>
                <w:rFonts w:eastAsia="Times New Roman"/>
              </w:rPr>
            </w:rPrChange>
          </w:rPr>
          <w:br/>
        </w:r>
        <w:r w:rsidRPr="002449D5">
          <w:rPr>
            <w:rFonts w:ascii="Helvetica" w:eastAsia="Times New Roman" w:hAnsi="Helvetica"/>
            <w:sz w:val="18"/>
            <w:szCs w:val="18"/>
            <w:rPrChange w:id="125" w:author="Paul Victor Agad" w:date="2025-12-04T15:00:00Z" w16du:dateUtc="2025-12-04T14:00:00Z">
              <w:rPr>
                <w:rStyle w:val="s1"/>
                <w:rFonts w:eastAsia="Times New Roman"/>
              </w:rPr>
            </w:rPrChange>
          </w:rPr>
          <w:t>Few studies have evaluated exam duration, sedation requirements, or child tolerance for quantitative ultrasound.</w:t>
        </w:r>
        <w:r w:rsidRPr="002449D5">
          <w:rPr>
            <w:rFonts w:ascii="Helvetica" w:eastAsia="Times New Roman" w:hAnsi="Helvetica"/>
            <w:sz w:val="18"/>
            <w:szCs w:val="18"/>
            <w:rPrChange w:id="126" w:author="Paul Victor Agad" w:date="2025-12-04T15:00:00Z" w16du:dateUtc="2025-12-04T14:00:00Z">
              <w:rPr>
                <w:rFonts w:eastAsia="Times New Roman"/>
              </w:rPr>
            </w:rPrChange>
          </w:rPr>
          <w:br/>
        </w:r>
        <w:r w:rsidRPr="002449D5">
          <w:rPr>
            <w:rFonts w:ascii="Helvetica" w:eastAsia="Times New Roman" w:hAnsi="Helvetica"/>
            <w:sz w:val="18"/>
            <w:szCs w:val="18"/>
            <w:rPrChange w:id="127" w:author="Paul Victor Agad" w:date="2025-12-04T15:00:00Z" w16du:dateUtc="2025-12-04T14:00:00Z">
              <w:rPr>
                <w:rStyle w:val="s1"/>
                <w:rFonts w:eastAsia="Times New Roman"/>
              </w:rPr>
            </w:rPrChange>
          </w:rPr>
          <w:t>Simplified protocols (e.g., reduced mesurement repetitions) could improve acceptability without compromising accuracy (Bulakci et al., 2023; Dardanelli et al., 2023) (refs. 18, 35).</w:t>
        </w:r>
      </w:ins>
    </w:p>
    <w:p w14:paraId="4014A3C9" w14:textId="77777777" w:rsidR="006076BD" w:rsidRDefault="002449D5" w:rsidP="00877D72">
      <w:pPr>
        <w:numPr>
          <w:ilvl w:val="0"/>
          <w:numId w:val="15"/>
        </w:numPr>
        <w:rPr>
          <w:ins w:id="128" w:author="Paul Victor Agad" w:date="2025-12-04T15:11:00Z" w16du:dateUtc="2025-12-04T14:11:00Z"/>
          <w:rFonts w:ascii="Helvetica" w:eastAsia="Times New Roman" w:hAnsi="Helvetica"/>
          <w:sz w:val="18"/>
          <w:szCs w:val="18"/>
        </w:rPr>
      </w:pPr>
      <w:ins w:id="129" w:author="Paul Victor Agad" w:date="2025-12-04T15:00:00Z" w16du:dateUtc="2025-12-04T14:00:00Z">
        <w:r w:rsidRPr="00D97933">
          <w:rPr>
            <w:rFonts w:ascii="Helvetica" w:eastAsia="Times New Roman" w:hAnsi="Helvetica"/>
            <w:sz w:val="18"/>
            <w:szCs w:val="18"/>
            <w:rPrChange w:id="130" w:author="Paul Victor Agad" w:date="2025-12-04T15:11:00Z" w16du:dateUtc="2025-12-04T14:11:00Z">
              <w:rPr>
                <w:rStyle w:val="s1"/>
                <w:rFonts w:eastAsia="Times New Roman"/>
              </w:rPr>
            </w:rPrChange>
          </w:rPr>
          <w:t>Integration of artificial intelligence (Al)</w:t>
        </w:r>
        <w:r w:rsidRPr="00D97933">
          <w:rPr>
            <w:rFonts w:ascii="Helvetica" w:eastAsia="Times New Roman" w:hAnsi="Helvetica"/>
            <w:sz w:val="18"/>
            <w:szCs w:val="18"/>
            <w:rPrChange w:id="131" w:author="Paul Victor Agad" w:date="2025-12-04T15:11:00Z" w16du:dateUtc="2025-12-04T14:11:00Z">
              <w:rPr>
                <w:rFonts w:eastAsia="Times New Roman"/>
              </w:rPr>
            </w:rPrChange>
          </w:rPr>
          <w:br/>
        </w:r>
      </w:ins>
      <w:ins w:id="132" w:author="Paul Victor Agad" w:date="2025-12-04T15:11:00Z" w16du:dateUtc="2025-12-04T14:11:00Z">
        <w:r w:rsidR="00D97933" w:rsidRPr="00D97933">
          <w:rPr>
            <w:rFonts w:ascii="Helvetica" w:eastAsia="Times New Roman" w:hAnsi="Helvetica"/>
            <w:sz w:val="18"/>
            <w:szCs w:val="18"/>
            <w:rPrChange w:id="133" w:author="Paul Victor Agad" w:date="2025-12-04T15:11:00Z" w16du:dateUtc="2025-12-04T14:11:00Z">
              <w:rPr/>
            </w:rPrChange>
          </w:rPr>
          <w:t xml:space="preserve">AI has the potential to enhance standardization by automating critical steps, such as region-of-interest (ROI) placement or artifact correction in pediatric ultrasound. While pediatric-specific studies remain scarce, preliminary </w:t>
        </w:r>
        <w:r w:rsidR="00D97933" w:rsidRPr="00D97933">
          <w:rPr>
            <w:rFonts w:ascii="Helvetica" w:eastAsia="Times New Roman" w:hAnsi="Helvetica"/>
            <w:sz w:val="18"/>
            <w:szCs w:val="18"/>
            <w:rPrChange w:id="134" w:author="Paul Victor Agad" w:date="2025-12-04T15:11:00Z" w16du:dateUtc="2025-12-04T14:11:00Z">
              <w:rPr/>
            </w:rPrChange>
          </w:rPr>
          <w:lastRenderedPageBreak/>
          <w:t>work in advanced ultrasound imaging—such as envelope statistics or automated image analysis—suggests promising avenues for improving measurement reproducibility and accuracy (Hsieh et al., 2023) (ref. 14). These approaches could transform clinical practice by reducing inter-operator variability, though dedicated pediatric validation studies are needed to confirm their utility.</w:t>
        </w:r>
      </w:ins>
    </w:p>
    <w:p w14:paraId="7BFF9138" w14:textId="7C074A40" w:rsidR="002449D5" w:rsidRPr="00D97933" w:rsidRDefault="002449D5" w:rsidP="00877D72">
      <w:pPr>
        <w:numPr>
          <w:ilvl w:val="0"/>
          <w:numId w:val="15"/>
        </w:numPr>
        <w:rPr>
          <w:ins w:id="135" w:author="Paul Victor Agad" w:date="2025-12-04T15:00:00Z" w16du:dateUtc="2025-12-04T14:00:00Z"/>
          <w:rFonts w:ascii="Helvetica" w:eastAsia="Times New Roman" w:hAnsi="Helvetica"/>
          <w:sz w:val="18"/>
          <w:szCs w:val="18"/>
          <w:rPrChange w:id="136" w:author="Paul Victor Agad" w:date="2025-12-04T15:11:00Z" w16du:dateUtc="2025-12-04T14:11:00Z">
            <w:rPr>
              <w:ins w:id="137" w:author="Paul Victor Agad" w:date="2025-12-04T15:00:00Z" w16du:dateUtc="2025-12-04T14:00:00Z"/>
            </w:rPr>
          </w:rPrChange>
        </w:rPr>
        <w:pPrChange w:id="138" w:author="Paul Victor Agad" w:date="2025-12-04T15:00:00Z" w16du:dateUtc="2025-12-04T14:00:00Z">
          <w:pPr>
            <w:pStyle w:val="p1"/>
          </w:pPr>
        </w:pPrChange>
      </w:pPr>
      <w:ins w:id="139" w:author="Paul Victor Agad" w:date="2025-12-04T15:00:00Z" w16du:dateUtc="2025-12-04T14:00:00Z">
        <w:r w:rsidRPr="00D97933">
          <w:rPr>
            <w:rFonts w:ascii="Helvetica" w:eastAsia="Times New Roman" w:hAnsi="Helvetica"/>
            <w:sz w:val="18"/>
            <w:szCs w:val="18"/>
            <w:rPrChange w:id="140" w:author="Paul Victor Agad" w:date="2025-12-04T15:11:00Z" w16du:dateUtc="2025-12-04T14:11:00Z">
              <w:rPr>
                <w:rStyle w:val="s1"/>
                <w:rFonts w:eastAsia="Times New Roman"/>
              </w:rPr>
            </w:rPrChange>
          </w:rPr>
          <w:t>Cost-effectiveness analyses</w:t>
        </w:r>
        <w:r w:rsidRPr="00D97933">
          <w:rPr>
            <w:rFonts w:ascii="Helvetica" w:eastAsia="Times New Roman" w:hAnsi="Helvetica"/>
            <w:sz w:val="18"/>
            <w:szCs w:val="18"/>
            <w:rPrChange w:id="141" w:author="Paul Victor Agad" w:date="2025-12-04T15:11:00Z" w16du:dateUtc="2025-12-04T14:11:00Z">
              <w:rPr>
                <w:rFonts w:eastAsia="Times New Roman"/>
              </w:rPr>
            </w:rPrChange>
          </w:rPr>
          <w:br/>
        </w:r>
        <w:r w:rsidRPr="00D97933">
          <w:rPr>
            <w:rFonts w:ascii="Helvetica" w:eastAsia="Times New Roman" w:hAnsi="Helvetica"/>
            <w:sz w:val="18"/>
            <w:szCs w:val="18"/>
            <w:rPrChange w:id="142" w:author="Paul Victor Agad" w:date="2025-12-04T15:11:00Z" w16du:dateUtc="2025-12-04T14:11:00Z">
              <w:rPr>
                <w:rStyle w:val="s1"/>
                <w:rFonts w:eastAsia="Times New Roman"/>
              </w:rPr>
            </w:rPrChange>
          </w:rPr>
          <w:t>No studies have compared the cost-effectiveness of quantitative ultrasound modalities in pediatrics. Economic evaluations are essential to guide clinical recommendations, particularly in resource-limited settings</w:t>
        </w:r>
        <w:r w:rsidRPr="00D97933">
          <w:rPr>
            <w:rFonts w:ascii="Helvetica" w:hAnsi="Helvetica"/>
            <w:sz w:val="18"/>
            <w:szCs w:val="18"/>
            <w:rPrChange w:id="143" w:author="Paul Victor Agad" w:date="2025-12-04T15:11:00Z" w16du:dateUtc="2025-12-04T14:11:00Z">
              <w:rPr>
                <w:rStyle w:val="s1"/>
              </w:rPr>
            </w:rPrChange>
          </w:rPr>
          <w:t>.</w:t>
        </w:r>
      </w:ins>
    </w:p>
    <w:p w14:paraId="16730C14" w14:textId="77777777" w:rsidR="002449D5" w:rsidRPr="002449D5" w:rsidRDefault="002449D5" w:rsidP="002449D5">
      <w:pPr>
        <w:rPr>
          <w:ins w:id="144" w:author="Paul Victor Agad" w:date="2025-12-04T15:00:00Z" w16du:dateUtc="2025-12-04T14:00:00Z"/>
          <w:rFonts w:ascii="Helvetica" w:hAnsi="Helvetica"/>
          <w:sz w:val="18"/>
          <w:szCs w:val="18"/>
          <w:rPrChange w:id="145" w:author="Paul Victor Agad" w:date="2025-12-04T15:00:00Z" w16du:dateUtc="2025-12-04T14:00:00Z">
            <w:rPr>
              <w:ins w:id="146" w:author="Paul Victor Agad" w:date="2025-12-04T15:00:00Z" w16du:dateUtc="2025-12-04T14:00:00Z"/>
            </w:rPr>
          </w:rPrChange>
        </w:rPr>
        <w:pPrChange w:id="147" w:author="Paul Victor Agad" w:date="2025-12-04T15:00:00Z" w16du:dateUtc="2025-12-04T14:00:00Z">
          <w:pPr>
            <w:pStyle w:val="p1"/>
          </w:pPr>
        </w:pPrChange>
      </w:pPr>
      <w:ins w:id="148" w:author="Paul Victor Agad" w:date="2025-12-04T15:00:00Z" w16du:dateUtc="2025-12-04T14:00:00Z">
        <w:r w:rsidRPr="002449D5">
          <w:rPr>
            <w:rFonts w:ascii="Helvetica" w:hAnsi="Helvetica"/>
            <w:sz w:val="18"/>
            <w:szCs w:val="18"/>
            <w:rPrChange w:id="149" w:author="Paul Victor Agad" w:date="2025-12-04T15:00:00Z" w16du:dateUtc="2025-12-04T14:00:00Z">
              <w:rPr>
                <w:rStyle w:val="s1"/>
              </w:rPr>
            </w:rPrChange>
          </w:rPr>
          <w:t>Finally, this review highlights the importance of international collaborations to harmonize protocols and share data.</w:t>
        </w:r>
      </w:ins>
    </w:p>
    <w:p w14:paraId="56A322F9" w14:textId="77777777" w:rsidR="002449D5" w:rsidRPr="002449D5" w:rsidRDefault="002449D5" w:rsidP="002449D5">
      <w:pPr>
        <w:rPr>
          <w:ins w:id="150" w:author="Paul Victor Agad" w:date="2025-12-04T15:00:00Z" w16du:dateUtc="2025-12-04T14:00:00Z"/>
          <w:rFonts w:ascii="Helvetica" w:hAnsi="Helvetica"/>
          <w:sz w:val="18"/>
          <w:szCs w:val="18"/>
          <w:rPrChange w:id="151" w:author="Paul Victor Agad" w:date="2025-12-04T15:00:00Z" w16du:dateUtc="2025-12-04T14:00:00Z">
            <w:rPr>
              <w:ins w:id="152" w:author="Paul Victor Agad" w:date="2025-12-04T15:00:00Z" w16du:dateUtc="2025-12-04T14:00:00Z"/>
            </w:rPr>
          </w:rPrChange>
        </w:rPr>
        <w:pPrChange w:id="153" w:author="Paul Victor Agad" w:date="2025-12-04T15:00:00Z" w16du:dateUtc="2025-12-04T14:00:00Z">
          <w:pPr>
            <w:pStyle w:val="p1"/>
          </w:pPr>
        </w:pPrChange>
      </w:pPr>
      <w:ins w:id="154" w:author="Paul Victor Agad" w:date="2025-12-04T15:00:00Z" w16du:dateUtc="2025-12-04T14:00:00Z">
        <w:r w:rsidRPr="002449D5">
          <w:rPr>
            <w:rFonts w:ascii="Helvetica" w:hAnsi="Helvetica"/>
            <w:sz w:val="18"/>
            <w:szCs w:val="18"/>
            <w:rPrChange w:id="155" w:author="Paul Victor Agad" w:date="2025-12-04T15:00:00Z" w16du:dateUtc="2025-12-04T14:00:00Z">
              <w:rPr>
                <w:rStyle w:val="s1"/>
              </w:rPr>
            </w:rPrChange>
          </w:rPr>
          <w:t>Initiatives such as the NAFLD Pediatric Database or European research networks (e.g., EASL-Lancet Liver Commission) could play a pivotal role in standardizing pratices (Chacón et al., 2023) (ref. 16).</w:t>
        </w:r>
      </w:ins>
    </w:p>
    <w:p w14:paraId="214E5B4E" w14:textId="77777777" w:rsidR="00D04CF7" w:rsidRDefault="00D04CF7" w:rsidP="00E551EE">
      <w:pPr>
        <w:pStyle w:val="p1"/>
        <w:rPr>
          <w:ins w:id="156" w:author="Paul Victor Agad" w:date="2025-12-04T15:01:00Z" w16du:dateUtc="2025-12-04T14:01:00Z"/>
        </w:rPr>
      </w:pPr>
    </w:p>
    <w:p w14:paraId="56118E76" w14:textId="77777777" w:rsidR="00D04CF7" w:rsidRDefault="00D04CF7" w:rsidP="00E551EE">
      <w:pPr>
        <w:spacing w:after="160" w:line="278" w:lineRule="auto"/>
        <w:rPr>
          <w:ins w:id="157" w:author="Paul Victor Agad" w:date="2025-12-04T15:01:00Z" w16du:dateUtc="2025-12-04T14:01:00Z"/>
        </w:rPr>
      </w:pPr>
      <w:ins w:id="158" w:author="Paul Victor Agad" w:date="2025-12-04T15:01:00Z" w16du:dateUtc="2025-12-04T14:01:00Z">
        <w:r>
          <w:br w:type="page"/>
        </w:r>
      </w:ins>
    </w:p>
    <w:p w14:paraId="4584669A" w14:textId="77777777" w:rsidR="002449D5" w:rsidRPr="00C41FC0" w:rsidRDefault="002449D5">
      <w:pPr>
        <w:spacing w:after="160" w:line="278" w:lineRule="auto"/>
        <w:rPr>
          <w:rFonts w:eastAsia="Times New Roman"/>
          <w:color w:val="0F4761" w:themeColor="accent1" w:themeShade="BF"/>
          <w:kern w:val="2"/>
          <w14:ligatures w14:val="standardContextual"/>
          <w:rPrChange w:id="159" w:author="Paul Victor Agad" w:date="2025-12-04T14:59:00Z" w16du:dateUtc="2025-12-04T13:59:00Z">
            <w:rPr>
              <w:rFonts w:asciiTheme="majorHAnsi" w:eastAsia="Times New Roman" w:hAnsiTheme="majorHAnsi" w:cstheme="majorBidi"/>
              <w:color w:val="0F4761" w:themeColor="accent1" w:themeShade="BF"/>
              <w:kern w:val="2"/>
              <w:sz w:val="32"/>
              <w:szCs w:val="32"/>
              <w14:ligatures w14:val="standardContextual"/>
            </w:rPr>
          </w:rPrChange>
        </w:rPr>
      </w:pPr>
    </w:p>
    <w:p w14:paraId="472F0E9E" w14:textId="6A0969BC" w:rsidR="007B2FF2" w:rsidRDefault="007B2FF2" w:rsidP="00BE3E77">
      <w:pPr>
        <w:pStyle w:val="Titre2"/>
        <w:rPr>
          <w:rFonts w:eastAsia="Times New Roman"/>
        </w:rPr>
      </w:pPr>
      <w:bookmarkStart w:id="160" w:name="_Toc215753679"/>
      <w:r>
        <w:rPr>
          <w:rFonts w:eastAsia="Times New Roman"/>
        </w:rPr>
        <w:t>C</w:t>
      </w:r>
      <w:r w:rsidR="00E4207F">
        <w:rPr>
          <w:rFonts w:eastAsia="Times New Roman"/>
        </w:rPr>
        <w:t>onclusion</w:t>
      </w:r>
      <w:bookmarkEnd w:id="57"/>
      <w:bookmarkEnd w:id="160"/>
      <w:r w:rsidR="00E4207F">
        <w:rPr>
          <w:rFonts w:eastAsia="Times New Roman"/>
        </w:rPr>
        <w:t xml:space="preserve"> </w:t>
      </w:r>
    </w:p>
    <w:p w14:paraId="68B791E2" w14:textId="6C5B002D" w:rsidR="00160C36" w:rsidRDefault="00F123DE">
      <w:pPr>
        <w:pStyle w:val="p1"/>
        <w:divId w:val="1868172947"/>
        <w:rPr>
          <w:rStyle w:val="s1"/>
        </w:rPr>
      </w:pPr>
      <w:r>
        <w:rPr>
          <w:rStyle w:val="s1"/>
        </w:rPr>
        <w:t>In conclusion, while CAP remains the most frequently studied quantitative ultrasound method for pediatric hepatic steatosis, alternative techniques such as UDFF and Attenuation Imaging show promising diagnostic potential. Their underrepresentation highlights a significant imbalance in current research. Efforts should be made to foster diversification of approaches, standardization of thresholds, and comparative validation studies in order to better adapt steatosis imaging to the specific needs of pediatric patients.</w:t>
      </w:r>
    </w:p>
    <w:p w14:paraId="17325E70" w14:textId="77777777" w:rsidR="00160C36" w:rsidRDefault="00160C36">
      <w:pPr>
        <w:pStyle w:val="p1"/>
        <w:divId w:val="1868172947"/>
      </w:pPr>
    </w:p>
    <w:p w14:paraId="4266C53D" w14:textId="77777777" w:rsidR="00160C36" w:rsidRDefault="00160C36">
      <w:pPr>
        <w:pStyle w:val="p1"/>
        <w:divId w:val="1868172947"/>
      </w:pPr>
    </w:p>
    <w:p w14:paraId="30D49C36" w14:textId="1075236A" w:rsidR="00412855" w:rsidRDefault="00412855">
      <w:pPr>
        <w:spacing w:after="160" w:line="278" w:lineRule="auto"/>
      </w:pPr>
      <w:r>
        <w:br w:type="page"/>
      </w:r>
    </w:p>
    <w:p w14:paraId="78DC5599" w14:textId="6A1E51C8" w:rsidR="00160C36" w:rsidRDefault="00412855" w:rsidP="00412855">
      <w:pPr>
        <w:pStyle w:val="Titre2"/>
        <w:divId w:val="1868172947"/>
      </w:pPr>
      <w:bookmarkStart w:id="161" w:name="_Toc215753680"/>
      <w:r>
        <w:lastRenderedPageBreak/>
        <w:t>Tables and Figures</w:t>
      </w:r>
      <w:bookmarkEnd w:id="161"/>
    </w:p>
    <w:p w14:paraId="6164E02E" w14:textId="03EDCB96" w:rsidR="00412855" w:rsidRPr="00412855" w:rsidRDefault="00596212" w:rsidP="002A0159">
      <w:pPr>
        <w:pStyle w:val="Titre3"/>
        <w:divId w:val="1868172947"/>
      </w:pPr>
      <w:bookmarkStart w:id="162" w:name="_Toc215753681"/>
      <w:r>
        <w:t>Figure</w:t>
      </w:r>
      <w:r w:rsidR="002A0159">
        <w:t>1</w:t>
      </w:r>
      <w:r>
        <w:t>: PRISMA Diagram</w:t>
      </w:r>
      <w:bookmarkEnd w:id="162"/>
    </w:p>
    <w:p w14:paraId="305D9D32" w14:textId="6E7D14BA" w:rsidR="00412855" w:rsidRDefault="00412855">
      <w:pPr>
        <w:spacing w:after="160" w:line="278" w:lineRule="auto"/>
      </w:pPr>
    </w:p>
    <w:p w14:paraId="574586AC" w14:textId="6CF8D752" w:rsidR="00A3537A" w:rsidRDefault="00A3537A">
      <w:pPr>
        <w:spacing w:after="160" w:line="278" w:lineRule="auto"/>
      </w:pPr>
    </w:p>
    <w:p w14:paraId="58662401" w14:textId="2169539C" w:rsidR="00A3537A" w:rsidRDefault="00A3537A">
      <w:pPr>
        <w:spacing w:after="160" w:line="278" w:lineRule="auto"/>
      </w:pPr>
      <w:r w:rsidRPr="00066DA9">
        <w:rPr>
          <w:rFonts w:eastAsiaTheme="minorHAnsi"/>
          <w:noProof/>
          <w:sz w:val="22"/>
          <w:szCs w:val="22"/>
          <w:lang w:val="en-AU" w:eastAsia="en-US"/>
        </w:rPr>
        <mc:AlternateContent>
          <mc:Choice Requires="wps">
            <w:drawing>
              <wp:anchor distT="0" distB="0" distL="114300" distR="114300" simplePos="0" relativeHeight="251671572" behindDoc="0" locked="0" layoutInCell="1" allowOverlap="1" wp14:anchorId="50F75394" wp14:editId="47FCB111">
                <wp:simplePos x="0" y="0"/>
                <wp:positionH relativeFrom="column">
                  <wp:posOffset>4177665</wp:posOffset>
                </wp:positionH>
                <wp:positionV relativeFrom="paragraph">
                  <wp:posOffset>374015</wp:posOffset>
                </wp:positionV>
                <wp:extent cx="1887220" cy="1242695"/>
                <wp:effectExtent l="12700" t="12700" r="17780" b="14605"/>
                <wp:wrapNone/>
                <wp:docPr id="1433245537" name="Rectangle 1433245537"/>
                <wp:cNvGraphicFramePr/>
                <a:graphic xmlns:a="http://schemas.openxmlformats.org/drawingml/2006/main">
                  <a:graphicData uri="http://schemas.microsoft.com/office/word/2010/wordprocessingShape">
                    <wps:wsp>
                      <wps:cNvSpPr/>
                      <wps:spPr>
                        <a:xfrm>
                          <a:off x="0" y="0"/>
                          <a:ext cx="1887220" cy="12426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BBD325"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4DA01EF0"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Duplicate records removed  (n = 48)</w:t>
                            </w:r>
                          </w:p>
                          <w:p w14:paraId="12CFB7A1" w14:textId="77777777" w:rsidR="00A3537A" w:rsidRPr="00560609"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Records removed because &lt;2019 (n = 95)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75394" id="Rectangle 1433245537" o:spid="_x0000_s1026" style="position:absolute;margin-left:328.95pt;margin-top:29.45pt;width:148.6pt;height:97.85pt;z-index:2516715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" filled="f" strokecolor="black [3213]" strokeweight="1.5pt">
                <v:textbox>
                  <w:txbxContent>
                    <w:p w14:paraId="71BBD325"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4DA01EF0"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Duplicate records removed  (n = 48)</w:t>
                      </w:r>
                    </w:p>
                    <w:p w14:paraId="12CFB7A1" w14:textId="77777777" w:rsidR="00A3537A" w:rsidRPr="00560609"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Records removed because &lt;2019 (n = 95)</w:t>
                      </w:r>
                    </w:p>
                  </w:txbxContent>
                </v:textbox>
              </v:rect>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70548" behindDoc="0" locked="0" layoutInCell="1" allowOverlap="1" wp14:anchorId="0F01CB99" wp14:editId="7AEBED54">
                <wp:simplePos x="0" y="0"/>
                <wp:positionH relativeFrom="column">
                  <wp:posOffset>1694180</wp:posOffset>
                </wp:positionH>
                <wp:positionV relativeFrom="paragraph">
                  <wp:posOffset>369570</wp:posOffset>
                </wp:positionV>
                <wp:extent cx="1887220" cy="1243330"/>
                <wp:effectExtent l="12700" t="12700" r="17780" b="13970"/>
                <wp:wrapNone/>
                <wp:docPr id="328465536" name="Rectangle 328465536"/>
                <wp:cNvGraphicFramePr/>
                <a:graphic xmlns:a="http://schemas.openxmlformats.org/drawingml/2006/main">
                  <a:graphicData uri="http://schemas.microsoft.com/office/word/2010/wordprocessingShape">
                    <wps:wsp>
                      <wps:cNvSpPr/>
                      <wps:spPr>
                        <a:xfrm>
                          <a:off x="0" y="0"/>
                          <a:ext cx="1887220" cy="12433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FEE8C8"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8351135"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Databases (n = 418)</w:t>
                            </w:r>
                          </w:p>
                          <w:p w14:paraId="16E1DBD9" w14:textId="77777777" w:rsidR="00A3537A" w:rsidRPr="00560609"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Registers (n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1CB99" id="Rectangle 328465536" o:spid="_x0000_s1027" style="position:absolute;margin-left:133.4pt;margin-top:29.1pt;width:148.6pt;height:97.9pt;z-index:2516705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" filled="f" strokecolor="black [3213]" strokeweight="1.5pt">
                <v:textbox>
                  <w:txbxContent>
                    <w:p w14:paraId="22FEE8C8"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8351135"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Databases (n = 418)</w:t>
                      </w:r>
                    </w:p>
                    <w:p w14:paraId="16E1DBD9" w14:textId="77777777" w:rsidR="00A3537A" w:rsidRPr="00560609"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Registers (n = 0)</w:t>
                      </w:r>
                    </w:p>
                  </w:txbxContent>
                </v:textbox>
              </v:rect>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79764" behindDoc="0" locked="0" layoutInCell="1" allowOverlap="1" wp14:anchorId="39B35C00" wp14:editId="41DDF424">
                <wp:simplePos x="0" y="0"/>
                <wp:positionH relativeFrom="column">
                  <wp:posOffset>1701165</wp:posOffset>
                </wp:positionH>
                <wp:positionV relativeFrom="paragraph">
                  <wp:posOffset>45085</wp:posOffset>
                </wp:positionV>
                <wp:extent cx="4344670" cy="262890"/>
                <wp:effectExtent l="12700" t="12700" r="11430" b="16510"/>
                <wp:wrapNone/>
                <wp:docPr id="434279735" name="Flowchart: Alternate Process 29"/>
                <wp:cNvGraphicFramePr/>
                <a:graphic xmlns:a="http://schemas.openxmlformats.org/drawingml/2006/main">
                  <a:graphicData uri="http://schemas.microsoft.com/office/word/2010/wordprocessingShape">
                    <wps:wsp>
                      <wps:cNvSpPr/>
                      <wps:spPr>
                        <a:xfrm>
                          <a:off x="0" y="0"/>
                          <a:ext cx="4344670" cy="262890"/>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10AF7835" w14:textId="77777777" w:rsidR="00A3537A" w:rsidRPr="001502CF" w:rsidRDefault="00A3537A" w:rsidP="00A3537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B35C0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8" type="#_x0000_t176" style="position:absolute;margin-left:133.95pt;margin-top:3.55pt;width:342.1pt;height:20.7pt;z-index:2516797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" fillcolor="#0f9ed5 [3207]" strokecolor="#074e69 [1607]" strokeweight="1.5pt">
                <v:textbox>
                  <w:txbxContent>
                    <w:p w14:paraId="10AF7835" w14:textId="77777777" w:rsidR="00A3537A" w:rsidRPr="001502CF" w:rsidRDefault="00A3537A" w:rsidP="00A3537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80788" behindDoc="0" locked="0" layoutInCell="1" allowOverlap="1" wp14:anchorId="31B0B317" wp14:editId="4F210C34">
                <wp:simplePos x="0" y="0"/>
                <wp:positionH relativeFrom="column">
                  <wp:posOffset>713105</wp:posOffset>
                </wp:positionH>
                <wp:positionV relativeFrom="paragraph">
                  <wp:posOffset>825500</wp:posOffset>
                </wp:positionV>
                <wp:extent cx="1276985" cy="262890"/>
                <wp:effectExtent l="11748" t="13652" r="17462" b="17463"/>
                <wp:wrapNone/>
                <wp:docPr id="1060572096"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6A335C3" w14:textId="77777777" w:rsidR="00A3537A" w:rsidRPr="001502CF" w:rsidRDefault="00A3537A" w:rsidP="00A3537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0B317" id="Flowchart: Alternate Process 31" o:spid="_x0000_s1029" type="#_x0000_t176" style="position:absolute;margin-left:56.15pt;margin-top:65pt;width:100.55pt;height:20.7pt;rotation:-90;z-index:2516807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" fillcolor="#d86dcb [1944]" strokecolor="black [3213]" strokeweight="1.5pt">
                <v:textbox>
                  <w:txbxContent>
                    <w:p w14:paraId="36A335C3" w14:textId="77777777" w:rsidR="00A3537A" w:rsidRPr="001502CF" w:rsidRDefault="00A3537A" w:rsidP="00A3537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0C03A481" w14:textId="71842CEF" w:rsidR="00A3537A" w:rsidRDefault="00A3537A">
      <w:pPr>
        <w:spacing w:after="160" w:line="278" w:lineRule="auto"/>
      </w:pPr>
    </w:p>
    <w:p w14:paraId="773F8F51" w14:textId="3DC95766" w:rsidR="00A3537A" w:rsidRDefault="00A3537A">
      <w:pPr>
        <w:spacing w:after="160" w:line="278" w:lineRule="auto"/>
      </w:pPr>
    </w:p>
    <w:p w14:paraId="6E51A074" w14:textId="70654914" w:rsidR="00A3537A" w:rsidRDefault="00A3537A">
      <w:pPr>
        <w:spacing w:after="160" w:line="278" w:lineRule="auto"/>
      </w:pPr>
      <w:r w:rsidRPr="00066DA9">
        <w:rPr>
          <w:rFonts w:eastAsiaTheme="minorHAnsi"/>
          <w:noProof/>
          <w:sz w:val="22"/>
          <w:szCs w:val="22"/>
          <w:lang w:val="en-AU" w:eastAsia="en-US"/>
        </w:rPr>
        <mc:AlternateContent>
          <mc:Choice Requires="wps">
            <w:drawing>
              <wp:anchor distT="0" distB="0" distL="114300" distR="114300" simplePos="0" relativeHeight="251672596" behindDoc="0" locked="0" layoutInCell="1" allowOverlap="1" wp14:anchorId="4189E00A" wp14:editId="54477CA6">
                <wp:simplePos x="0" y="0"/>
                <wp:positionH relativeFrom="column">
                  <wp:posOffset>1694180</wp:posOffset>
                </wp:positionH>
                <wp:positionV relativeFrom="paragraph">
                  <wp:posOffset>1029970</wp:posOffset>
                </wp:positionV>
                <wp:extent cx="1887220" cy="526415"/>
                <wp:effectExtent l="12700" t="12700" r="17780" b="6985"/>
                <wp:wrapNone/>
                <wp:docPr id="1093310859" name="Rectangle 1093310859"/>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C4582E"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1877BB7F" w14:textId="77777777" w:rsidR="00A3537A" w:rsidRPr="00560609" w:rsidRDefault="00A3537A" w:rsidP="00A3537A">
                            <w:pPr>
                              <w:rPr>
                                <w:rFonts w:ascii="Arial" w:hAnsi="Arial" w:cs="Arial"/>
                                <w:color w:val="000000" w:themeColor="text1"/>
                                <w:sz w:val="18"/>
                                <w:szCs w:val="20"/>
                              </w:rPr>
                            </w:pPr>
                            <w:r>
                              <w:rPr>
                                <w:rFonts w:ascii="Arial" w:hAnsi="Arial" w:cs="Arial"/>
                                <w:color w:val="000000" w:themeColor="text1"/>
                                <w:sz w:val="18"/>
                                <w:szCs w:val="20"/>
                              </w:rPr>
                              <w:t>(n = 275)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9E00A" id="Rectangle 1093310859" o:spid="_x0000_s1030" style="position:absolute;margin-left:133.4pt;margin-top:81.1pt;width:148.6pt;height:41.45pt;z-index:2516725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" filled="f" strokecolor="black [3213]" strokeweight="1.5pt">
                <v:textbox>
                  <w:txbxContent>
                    <w:p w14:paraId="45C4582E"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1877BB7F" w14:textId="77777777" w:rsidR="00A3537A" w:rsidRPr="00560609" w:rsidRDefault="00A3537A" w:rsidP="00A3537A">
                      <w:pPr>
                        <w:rPr>
                          <w:rFonts w:ascii="Arial" w:hAnsi="Arial" w:cs="Arial"/>
                          <w:color w:val="000000" w:themeColor="text1"/>
                          <w:sz w:val="18"/>
                          <w:szCs w:val="20"/>
                        </w:rPr>
                      </w:pPr>
                      <w:r>
                        <w:rPr>
                          <w:rFonts w:ascii="Arial" w:hAnsi="Arial" w:cs="Arial"/>
                          <w:color w:val="000000" w:themeColor="text1"/>
                          <w:sz w:val="18"/>
                          <w:szCs w:val="20"/>
                        </w:rPr>
                        <w:t>(n = 275)</w:t>
                      </w:r>
                    </w:p>
                  </w:txbxContent>
                </v:textbox>
              </v:rect>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73620" behindDoc="0" locked="0" layoutInCell="1" allowOverlap="1" wp14:anchorId="7256EFAB" wp14:editId="5585C5B1">
                <wp:simplePos x="0" y="0"/>
                <wp:positionH relativeFrom="column">
                  <wp:posOffset>4182745</wp:posOffset>
                </wp:positionH>
                <wp:positionV relativeFrom="paragraph">
                  <wp:posOffset>746760</wp:posOffset>
                </wp:positionV>
                <wp:extent cx="1887220" cy="1320800"/>
                <wp:effectExtent l="12700" t="12700" r="17780" b="12700"/>
                <wp:wrapNone/>
                <wp:docPr id="305379667" name="Rectangle 305379667"/>
                <wp:cNvGraphicFramePr/>
                <a:graphic xmlns:a="http://schemas.openxmlformats.org/drawingml/2006/main">
                  <a:graphicData uri="http://schemas.microsoft.com/office/word/2010/wordprocessingShape">
                    <wps:wsp>
                      <wps:cNvSpPr/>
                      <wps:spPr>
                        <a:xfrm>
                          <a:off x="0" y="0"/>
                          <a:ext cx="1887220" cy="1320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60C85C"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 because of the title (n = 81)</w:t>
                            </w:r>
                          </w:p>
                          <w:p w14:paraId="4FF3475D"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 because non pediatric (n = 71)</w:t>
                            </w:r>
                          </w:p>
                          <w:p w14:paraId="4305A1BD"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 because they didn’t used US techniques (n = 40)</w:t>
                            </w:r>
                          </w:p>
                          <w:p w14:paraId="4A1A992A" w14:textId="77777777" w:rsidR="00A3537A" w:rsidRDefault="00A3537A" w:rsidP="00A3537A">
                            <w:pPr>
                              <w:rPr>
                                <w:rFonts w:ascii="Arial" w:hAnsi="Arial" w:cs="Arial"/>
                                <w:color w:val="000000" w:themeColor="text1"/>
                                <w:sz w:val="18"/>
                                <w:szCs w:val="20"/>
                              </w:rPr>
                            </w:pPr>
                            <w:r>
                              <w:rPr>
                                <w:rFonts w:ascii="Arial" w:hAnsi="Arial" w:cs="Arial"/>
                                <w:color w:val="000000" w:themeColor="text1"/>
                                <w:sz w:val="18"/>
                                <w:szCs w:val="20"/>
                              </w:rPr>
                              <w:t>Editorial or correction or guideline (n = 5)</w:t>
                            </w:r>
                          </w:p>
                          <w:p w14:paraId="7972C15D" w14:textId="77777777" w:rsidR="00A3537A" w:rsidRPr="00560609" w:rsidRDefault="00A3537A" w:rsidP="00A3537A">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6EFAB" id="Rectangle 305379667" o:spid="_x0000_s1031" style="position:absolute;margin-left:329.35pt;margin-top:58.8pt;width:148.6pt;height:104pt;z-index:2516736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" filled="f" strokecolor="black [3213]" strokeweight="1.5pt">
                <v:textbox>
                  <w:txbxContent>
                    <w:p w14:paraId="4460C85C"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 because of the title (n = 81)</w:t>
                      </w:r>
                    </w:p>
                    <w:p w14:paraId="4FF3475D"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 because non pediatric (n = 71)</w:t>
                      </w:r>
                    </w:p>
                    <w:p w14:paraId="4305A1BD"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 because they didn’t used US techniques (n = 40)</w:t>
                      </w:r>
                    </w:p>
                    <w:p w14:paraId="4A1A992A" w14:textId="77777777" w:rsidR="00A3537A" w:rsidRDefault="00A3537A" w:rsidP="00A3537A">
                      <w:pPr>
                        <w:rPr>
                          <w:rFonts w:ascii="Arial" w:hAnsi="Arial" w:cs="Arial"/>
                          <w:color w:val="000000" w:themeColor="text1"/>
                          <w:sz w:val="18"/>
                          <w:szCs w:val="20"/>
                        </w:rPr>
                      </w:pPr>
                      <w:r>
                        <w:rPr>
                          <w:rFonts w:ascii="Arial" w:hAnsi="Arial" w:cs="Arial"/>
                          <w:color w:val="000000" w:themeColor="text1"/>
                          <w:sz w:val="18"/>
                          <w:szCs w:val="20"/>
                        </w:rPr>
                        <w:t>Editorial or correction or guideline (n = 5)</w:t>
                      </w:r>
                    </w:p>
                    <w:p w14:paraId="7972C15D" w14:textId="77777777" w:rsidR="00A3537A" w:rsidRPr="00560609" w:rsidRDefault="00A3537A" w:rsidP="00A3537A">
                      <w:pPr>
                        <w:rPr>
                          <w:rFonts w:ascii="Arial" w:hAnsi="Arial" w:cs="Arial"/>
                          <w:color w:val="000000" w:themeColor="text1"/>
                          <w:sz w:val="18"/>
                          <w:szCs w:val="20"/>
                        </w:rPr>
                      </w:pPr>
                    </w:p>
                  </w:txbxContent>
                </v:textbox>
              </v:rect>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74644" behindDoc="0" locked="0" layoutInCell="1" allowOverlap="1" wp14:anchorId="754EDA3F" wp14:editId="07FE0BE5">
                <wp:simplePos x="0" y="0"/>
                <wp:positionH relativeFrom="column">
                  <wp:posOffset>4174490</wp:posOffset>
                </wp:positionH>
                <wp:positionV relativeFrom="paragraph">
                  <wp:posOffset>2143760</wp:posOffset>
                </wp:positionV>
                <wp:extent cx="1887220" cy="844550"/>
                <wp:effectExtent l="12700" t="12700" r="17780" b="19050"/>
                <wp:wrapNone/>
                <wp:docPr id="1932264864" name="Rectangle 1932264864"/>
                <wp:cNvGraphicFramePr/>
                <a:graphic xmlns:a="http://schemas.openxmlformats.org/drawingml/2006/main">
                  <a:graphicData uri="http://schemas.microsoft.com/office/word/2010/wordprocessingShape">
                    <wps:wsp>
                      <wps:cNvSpPr/>
                      <wps:spPr>
                        <a:xfrm>
                          <a:off x="0" y="0"/>
                          <a:ext cx="1887220" cy="844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70F636"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02A23EFA"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Non quantitative (n = 39)</w:t>
                            </w:r>
                          </w:p>
                          <w:p w14:paraId="2556A9A1"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 xml:space="preserve">Descriptive article or Systematic Review (n = 8) </w:t>
                            </w:r>
                          </w:p>
                          <w:p w14:paraId="08B650CC" w14:textId="77777777" w:rsidR="00A3537A" w:rsidRPr="00560609" w:rsidRDefault="00A3537A" w:rsidP="00A3537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EDA3F" id="Rectangle 1932264864" o:spid="_x0000_s1032" style="position:absolute;margin-left:328.7pt;margin-top:168.8pt;width:148.6pt;height:66.5pt;z-index:2516746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" filled="f" strokecolor="black [3213]" strokeweight="1.5pt">
                <v:textbox>
                  <w:txbxContent>
                    <w:p w14:paraId="4270F636"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02A23EFA"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Non quantitative (n = 39)</w:t>
                      </w:r>
                    </w:p>
                    <w:p w14:paraId="2556A9A1"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 xml:space="preserve">Descriptive article or Systematic Review (n = 8) </w:t>
                      </w:r>
                    </w:p>
                    <w:p w14:paraId="08B650CC" w14:textId="77777777" w:rsidR="00A3537A" w:rsidRPr="00560609" w:rsidRDefault="00A3537A" w:rsidP="00A3537A">
                      <w:pPr>
                        <w:ind w:left="284"/>
                        <w:rPr>
                          <w:rFonts w:ascii="Arial" w:hAnsi="Arial" w:cs="Arial"/>
                          <w:color w:val="000000" w:themeColor="text1"/>
                          <w:sz w:val="18"/>
                          <w:szCs w:val="20"/>
                        </w:rPr>
                      </w:pPr>
                    </w:p>
                  </w:txbxContent>
                </v:textbox>
              </v:rect>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75668" behindDoc="0" locked="0" layoutInCell="1" allowOverlap="1" wp14:anchorId="3AB3CAE6" wp14:editId="381AF595">
                <wp:simplePos x="0" y="0"/>
                <wp:positionH relativeFrom="column">
                  <wp:posOffset>1675130</wp:posOffset>
                </wp:positionH>
                <wp:positionV relativeFrom="paragraph">
                  <wp:posOffset>3715385</wp:posOffset>
                </wp:positionV>
                <wp:extent cx="1887220" cy="723900"/>
                <wp:effectExtent l="12700" t="12700" r="17780" b="12700"/>
                <wp:wrapNone/>
                <wp:docPr id="224191695" name="Rectangle 224191695"/>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465B47" w14:textId="77777777" w:rsidR="00A3537A" w:rsidRDefault="00A3537A" w:rsidP="00A3537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0728A357" w14:textId="77777777" w:rsidR="00A3537A" w:rsidRDefault="00A3537A" w:rsidP="00A3537A">
                            <w:pPr>
                              <w:rPr>
                                <w:rFonts w:ascii="Arial" w:hAnsi="Arial" w:cs="Arial"/>
                                <w:color w:val="000000" w:themeColor="text1"/>
                                <w:sz w:val="18"/>
                                <w:szCs w:val="20"/>
                              </w:rPr>
                            </w:pPr>
                            <w:r>
                              <w:rPr>
                                <w:rFonts w:ascii="Arial" w:hAnsi="Arial" w:cs="Arial"/>
                                <w:color w:val="000000" w:themeColor="text1"/>
                                <w:sz w:val="18"/>
                                <w:szCs w:val="20"/>
                              </w:rPr>
                              <w:t>(n = 20)</w:t>
                            </w:r>
                          </w:p>
                          <w:p w14:paraId="3D0EED57" w14:textId="77777777" w:rsidR="00A3537A" w:rsidRDefault="00A3537A" w:rsidP="00A3537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0B3E6F2" w14:textId="77777777" w:rsidR="00A3537A" w:rsidRPr="00560609" w:rsidRDefault="00A3537A" w:rsidP="00A3537A">
                            <w:pPr>
                              <w:rPr>
                                <w:rFonts w:ascii="Arial" w:hAnsi="Arial" w:cs="Arial"/>
                                <w:color w:val="000000" w:themeColor="text1"/>
                                <w:sz w:val="18"/>
                                <w:szCs w:val="20"/>
                              </w:rPr>
                            </w:pPr>
                            <w:r>
                              <w:rPr>
                                <w:rFonts w:ascii="Arial" w:hAnsi="Arial" w:cs="Arial"/>
                                <w:color w:val="000000" w:themeColor="text1"/>
                                <w:sz w:val="18"/>
                                <w:szCs w:val="20"/>
                              </w:rPr>
                              <w:t>(n =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3CAE6" id="Rectangle 224191695" o:spid="_x0000_s1033" style="position:absolute;margin-left:131.9pt;margin-top:292.55pt;width:148.6pt;height:57pt;z-index:2516756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" filled="f" strokecolor="black [3213]" strokeweight="1.5pt">
                <v:textbox>
                  <w:txbxContent>
                    <w:p w14:paraId="55465B47" w14:textId="77777777" w:rsidR="00A3537A" w:rsidRDefault="00A3537A" w:rsidP="00A3537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0728A357" w14:textId="77777777" w:rsidR="00A3537A" w:rsidRDefault="00A3537A" w:rsidP="00A3537A">
                      <w:pPr>
                        <w:rPr>
                          <w:rFonts w:ascii="Arial" w:hAnsi="Arial" w:cs="Arial"/>
                          <w:color w:val="000000" w:themeColor="text1"/>
                          <w:sz w:val="18"/>
                          <w:szCs w:val="20"/>
                        </w:rPr>
                      </w:pPr>
                      <w:r>
                        <w:rPr>
                          <w:rFonts w:ascii="Arial" w:hAnsi="Arial" w:cs="Arial"/>
                          <w:color w:val="000000" w:themeColor="text1"/>
                          <w:sz w:val="18"/>
                          <w:szCs w:val="20"/>
                        </w:rPr>
                        <w:t>(n = 20)</w:t>
                      </w:r>
                    </w:p>
                    <w:p w14:paraId="3D0EED57" w14:textId="77777777" w:rsidR="00A3537A" w:rsidRDefault="00A3537A" w:rsidP="00A3537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0B3E6F2" w14:textId="77777777" w:rsidR="00A3537A" w:rsidRPr="00560609" w:rsidRDefault="00A3537A" w:rsidP="00A3537A">
                      <w:pPr>
                        <w:rPr>
                          <w:rFonts w:ascii="Arial" w:hAnsi="Arial" w:cs="Arial"/>
                          <w:color w:val="000000" w:themeColor="text1"/>
                          <w:sz w:val="18"/>
                          <w:szCs w:val="20"/>
                        </w:rPr>
                      </w:pPr>
                      <w:r>
                        <w:rPr>
                          <w:rFonts w:ascii="Arial" w:hAnsi="Arial" w:cs="Arial"/>
                          <w:color w:val="000000" w:themeColor="text1"/>
                          <w:sz w:val="18"/>
                          <w:szCs w:val="20"/>
                        </w:rPr>
                        <w:t>(n = 20)</w:t>
                      </w:r>
                    </w:p>
                  </w:txbxContent>
                </v:textbox>
              </v:rect>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76692" behindDoc="0" locked="0" layoutInCell="1" allowOverlap="1" wp14:anchorId="0A927BE2" wp14:editId="7D4C211A">
                <wp:simplePos x="0" y="0"/>
                <wp:positionH relativeFrom="column">
                  <wp:posOffset>3588385</wp:posOffset>
                </wp:positionH>
                <wp:positionV relativeFrom="paragraph">
                  <wp:posOffset>156210</wp:posOffset>
                </wp:positionV>
                <wp:extent cx="563245" cy="0"/>
                <wp:effectExtent l="0" t="63500" r="0" b="76200"/>
                <wp:wrapNone/>
                <wp:docPr id="219093561" name="Straight Arrow Connector 14"/>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A475FF" id="Straight Arrow Connector 14" o:spid="_x0000_s1026" type="#_x0000_t32" style="position:absolute;margin-left:282.55pt;margin-top:12.3pt;width:44.35pt;height:0;z-index:2516766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" strokecolor="black [3213]" strokeweight="1pt">
                <v:stroke endarrow="block" joinstyle="miter"/>
              </v:shape>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77716" behindDoc="0" locked="0" layoutInCell="1" allowOverlap="1" wp14:anchorId="1DCC63C4" wp14:editId="6C9EE9B0">
                <wp:simplePos x="0" y="0"/>
                <wp:positionH relativeFrom="column">
                  <wp:posOffset>3588385</wp:posOffset>
                </wp:positionH>
                <wp:positionV relativeFrom="paragraph">
                  <wp:posOffset>1278255</wp:posOffset>
                </wp:positionV>
                <wp:extent cx="563245" cy="0"/>
                <wp:effectExtent l="0" t="63500" r="0" b="76200"/>
                <wp:wrapNone/>
                <wp:docPr id="172786595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CE2FD0" id="Straight Arrow Connector 15" o:spid="_x0000_s1026" type="#_x0000_t32" style="position:absolute;margin-left:282.55pt;margin-top:100.65pt;width:44.35pt;height:0;z-index:2516777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" strokecolor="black [3213]" strokeweight="1pt">
                <v:stroke endarrow="block" joinstyle="miter"/>
              </v:shape>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78740" behindDoc="0" locked="0" layoutInCell="1" allowOverlap="1" wp14:anchorId="5FAC29E2" wp14:editId="2777FFE6">
                <wp:simplePos x="0" y="0"/>
                <wp:positionH relativeFrom="column">
                  <wp:posOffset>3578225</wp:posOffset>
                </wp:positionH>
                <wp:positionV relativeFrom="paragraph">
                  <wp:posOffset>2635885</wp:posOffset>
                </wp:positionV>
                <wp:extent cx="563245" cy="0"/>
                <wp:effectExtent l="0" t="63500" r="0" b="76200"/>
                <wp:wrapNone/>
                <wp:docPr id="1384497332"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DBFA8F" id="Straight Arrow Connector 17" o:spid="_x0000_s1026" type="#_x0000_t32" style="position:absolute;margin-left:281.75pt;margin-top:207.55pt;width:44.35pt;height:0;z-index:2516787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" strokecolor="black [3213]" strokeweight="1pt">
                <v:stroke endarrow="block" joinstyle="miter"/>
              </v:shape>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81812" behindDoc="0" locked="0" layoutInCell="1" allowOverlap="1" wp14:anchorId="6139AAAD" wp14:editId="41A0D0E1">
                <wp:simplePos x="0" y="0"/>
                <wp:positionH relativeFrom="column">
                  <wp:posOffset>-43815</wp:posOffset>
                </wp:positionH>
                <wp:positionV relativeFrom="paragraph">
                  <wp:posOffset>2120265</wp:posOffset>
                </wp:positionV>
                <wp:extent cx="2787015" cy="262890"/>
                <wp:effectExtent l="17463" t="7937" r="11747" b="11748"/>
                <wp:wrapNone/>
                <wp:docPr id="1952939784" name="Flowchart: Alternate Process 32"/>
                <wp:cNvGraphicFramePr/>
                <a:graphic xmlns:a="http://schemas.openxmlformats.org/drawingml/2006/main">
                  <a:graphicData uri="http://schemas.microsoft.com/office/word/2010/wordprocessingShape">
                    <wps:wsp>
                      <wps:cNvSpPr/>
                      <wps:spPr>
                        <a:xfrm rot="16200000">
                          <a:off x="0" y="0"/>
                          <a:ext cx="278701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E525B23" w14:textId="77777777" w:rsidR="00A3537A" w:rsidRDefault="00A3537A" w:rsidP="00A3537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87F0F0E" w14:textId="77777777" w:rsidR="00A3537A" w:rsidRPr="001502CF" w:rsidRDefault="00A3537A" w:rsidP="00A3537A">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9AAAD" id="Flowchart: Alternate Process 32" o:spid="_x0000_s1034" type="#_x0000_t176" style="position:absolute;margin-left:-3.45pt;margin-top:166.95pt;width:219.45pt;height:20.7pt;rotation:-90;z-index:2516818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" fillcolor="#d86dcb [1944]" strokecolor="black [3213]" strokeweight="1.5pt">
                <v:textbox>
                  <w:txbxContent>
                    <w:p w14:paraId="2E525B23" w14:textId="77777777" w:rsidR="00A3537A" w:rsidRDefault="00A3537A" w:rsidP="00A3537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87F0F0E" w14:textId="77777777" w:rsidR="00A3537A" w:rsidRPr="001502CF" w:rsidRDefault="00A3537A" w:rsidP="00A3537A">
                      <w:pPr>
                        <w:rPr>
                          <w:rFonts w:ascii="Arial" w:hAnsi="Arial" w:cs="Arial"/>
                          <w:b/>
                          <w:color w:val="000000" w:themeColor="text1"/>
                          <w:sz w:val="18"/>
                          <w:szCs w:val="18"/>
                        </w:rPr>
                      </w:pPr>
                    </w:p>
                  </w:txbxContent>
                </v:textbox>
              </v:shape>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82836" behindDoc="0" locked="0" layoutInCell="1" allowOverlap="1" wp14:anchorId="7D885EA2" wp14:editId="517A15AA">
                <wp:simplePos x="0" y="0"/>
                <wp:positionH relativeFrom="column">
                  <wp:posOffset>983615</wp:posOffset>
                </wp:positionH>
                <wp:positionV relativeFrom="paragraph">
                  <wp:posOffset>3917315</wp:posOffset>
                </wp:positionV>
                <wp:extent cx="763905" cy="262890"/>
                <wp:effectExtent l="9208" t="16192" r="7302" b="7303"/>
                <wp:wrapNone/>
                <wp:docPr id="775296861" name="Flowchart: Alternate Process 33"/>
                <wp:cNvGraphicFramePr/>
                <a:graphic xmlns:a="http://schemas.openxmlformats.org/drawingml/2006/main">
                  <a:graphicData uri="http://schemas.microsoft.com/office/word/2010/wordprocessingShape">
                    <wps:wsp>
                      <wps:cNvSpPr/>
                      <wps:spPr>
                        <a:xfrm rot="16200000">
                          <a:off x="0" y="0"/>
                          <a:ext cx="76390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D714E8C" w14:textId="77777777" w:rsidR="00A3537A" w:rsidRPr="001502CF" w:rsidRDefault="00A3537A" w:rsidP="00A3537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85EA2" id="Flowchart: Alternate Process 33" o:spid="_x0000_s1035" type="#_x0000_t176" style="position:absolute;margin-left:77.45pt;margin-top:308.45pt;width:60.15pt;height:20.7pt;rotation:-90;z-index:2516828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" fillcolor="#d86dcb [1944]" strokecolor="black [3213]" strokeweight="1.5pt">
                <v:textbox>
                  <w:txbxContent>
                    <w:p w14:paraId="2D714E8C" w14:textId="77777777" w:rsidR="00A3537A" w:rsidRPr="001502CF" w:rsidRDefault="00A3537A" w:rsidP="00A3537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83860" behindDoc="0" locked="0" layoutInCell="1" allowOverlap="1" wp14:anchorId="5FA70350" wp14:editId="539DF100">
                <wp:simplePos x="0" y="0"/>
                <wp:positionH relativeFrom="column">
                  <wp:posOffset>2534920</wp:posOffset>
                </wp:positionH>
                <wp:positionV relativeFrom="paragraph">
                  <wp:posOffset>681355</wp:posOffset>
                </wp:positionV>
                <wp:extent cx="0" cy="281305"/>
                <wp:effectExtent l="63500" t="0" r="76200" b="36195"/>
                <wp:wrapNone/>
                <wp:docPr id="590529260"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3608F1" id="Straight Arrow Connector 27" o:spid="_x0000_s1026" type="#_x0000_t32" style="position:absolute;margin-left:199.6pt;margin-top:53.65pt;width:0;height:22.15pt;z-index:2516838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" strokecolor="black [3213]" strokeweight="1pt">
                <v:stroke endarrow="block" joinstyle="miter"/>
              </v:shape>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84884" behindDoc="0" locked="0" layoutInCell="1" allowOverlap="1" wp14:anchorId="4B95D772" wp14:editId="6D336976">
                <wp:simplePos x="0" y="0"/>
                <wp:positionH relativeFrom="column">
                  <wp:posOffset>1692275</wp:posOffset>
                </wp:positionH>
                <wp:positionV relativeFrom="paragraph">
                  <wp:posOffset>1894205</wp:posOffset>
                </wp:positionV>
                <wp:extent cx="1887220" cy="852170"/>
                <wp:effectExtent l="12700" t="12700" r="17780" b="11430"/>
                <wp:wrapNone/>
                <wp:docPr id="1917207932" name="Rectangle 1917207932"/>
                <wp:cNvGraphicFramePr/>
                <a:graphic xmlns:a="http://schemas.openxmlformats.org/drawingml/2006/main">
                  <a:graphicData uri="http://schemas.microsoft.com/office/word/2010/wordprocessingShape">
                    <wps:wsp>
                      <wps:cNvSpPr/>
                      <wps:spPr>
                        <a:xfrm>
                          <a:off x="0" y="0"/>
                          <a:ext cx="1887220" cy="8521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DF2F1E"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31F7F13" w14:textId="77777777" w:rsidR="00A3537A" w:rsidRPr="00560609" w:rsidRDefault="00A3537A" w:rsidP="00A3537A">
                            <w:pPr>
                              <w:rPr>
                                <w:rFonts w:ascii="Arial" w:hAnsi="Arial" w:cs="Arial"/>
                                <w:color w:val="000000" w:themeColor="text1"/>
                                <w:sz w:val="18"/>
                                <w:szCs w:val="20"/>
                              </w:rPr>
                            </w:pPr>
                            <w:r>
                              <w:rPr>
                                <w:rFonts w:ascii="Arial" w:hAnsi="Arial" w:cs="Arial"/>
                                <w:color w:val="000000" w:themeColor="text1"/>
                                <w:sz w:val="18"/>
                                <w:szCs w:val="20"/>
                              </w:rPr>
                              <w:t>(n = 78)</w:t>
                            </w:r>
                          </w:p>
                          <w:p w14:paraId="6A5AA20A" w14:textId="77777777" w:rsidR="00A3537A" w:rsidRDefault="00A3537A" w:rsidP="00A3537A"/>
                          <w:p w14:paraId="320744EF" w14:textId="77777777" w:rsidR="00A3537A" w:rsidRDefault="00A3537A" w:rsidP="00A3537A"/>
                          <w:p w14:paraId="5BEC537F" w14:textId="77777777" w:rsidR="00A3537A" w:rsidRDefault="00A3537A" w:rsidP="00A3537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5D772" id="Rectangle 1917207932" o:spid="_x0000_s1036" style="position:absolute;margin-left:133.25pt;margin-top:149.15pt;width:148.6pt;height:67.1pt;z-index:2516848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" filled="f" strokecolor="black [3213]" strokeweight="1.5pt">
                <v:textbox>
                  <w:txbxContent>
                    <w:p w14:paraId="6EDF2F1E"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31F7F13" w14:textId="77777777" w:rsidR="00A3537A" w:rsidRPr="00560609" w:rsidRDefault="00A3537A" w:rsidP="00A3537A">
                      <w:pPr>
                        <w:rPr>
                          <w:rFonts w:ascii="Arial" w:hAnsi="Arial" w:cs="Arial"/>
                          <w:color w:val="000000" w:themeColor="text1"/>
                          <w:sz w:val="18"/>
                          <w:szCs w:val="20"/>
                        </w:rPr>
                      </w:pPr>
                      <w:r>
                        <w:rPr>
                          <w:rFonts w:ascii="Arial" w:hAnsi="Arial" w:cs="Arial"/>
                          <w:color w:val="000000" w:themeColor="text1"/>
                          <w:sz w:val="18"/>
                          <w:szCs w:val="20"/>
                        </w:rPr>
                        <w:t>(n = 78)</w:t>
                      </w:r>
                    </w:p>
                    <w:p w14:paraId="6A5AA20A" w14:textId="77777777" w:rsidR="00A3537A" w:rsidRDefault="00A3537A" w:rsidP="00A3537A"/>
                    <w:p w14:paraId="320744EF" w14:textId="77777777" w:rsidR="00A3537A" w:rsidRDefault="00A3537A" w:rsidP="00A3537A"/>
                    <w:p w14:paraId="5BEC537F" w14:textId="77777777" w:rsidR="00A3537A" w:rsidRDefault="00A3537A" w:rsidP="00A3537A"/>
                  </w:txbxContent>
                </v:textbox>
              </v:rect>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85908" behindDoc="0" locked="0" layoutInCell="1" allowOverlap="1" wp14:anchorId="48C8662A" wp14:editId="6861B340">
                <wp:simplePos x="0" y="0"/>
                <wp:positionH relativeFrom="column">
                  <wp:posOffset>1668780</wp:posOffset>
                </wp:positionH>
                <wp:positionV relativeFrom="paragraph">
                  <wp:posOffset>2978150</wp:posOffset>
                </wp:positionV>
                <wp:extent cx="1887220" cy="526415"/>
                <wp:effectExtent l="12700" t="12700" r="17780" b="6985"/>
                <wp:wrapNone/>
                <wp:docPr id="2062347783" name="Rectangle 2062347783"/>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4C24B4"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4828C0A4" w14:textId="77777777" w:rsidR="00A3537A" w:rsidRPr="00560609" w:rsidRDefault="00A3537A" w:rsidP="00A3537A">
                            <w:pPr>
                              <w:rPr>
                                <w:rFonts w:ascii="Arial" w:hAnsi="Arial" w:cs="Arial"/>
                                <w:color w:val="000000" w:themeColor="text1"/>
                                <w:sz w:val="18"/>
                                <w:szCs w:val="20"/>
                              </w:rPr>
                            </w:pPr>
                            <w:r>
                              <w:rPr>
                                <w:rFonts w:ascii="Arial" w:hAnsi="Arial" w:cs="Arial"/>
                                <w:color w:val="000000" w:themeColor="text1"/>
                                <w:sz w:val="18"/>
                                <w:szCs w:val="20"/>
                              </w:rPr>
                              <w:t>(n = 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8662A" id="Rectangle 2062347783" o:spid="_x0000_s1037" style="position:absolute;margin-left:131.4pt;margin-top:234.5pt;width:148.6pt;height:41.45pt;z-index:2516859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" filled="f" strokecolor="black [3213]" strokeweight="1.5pt">
                <v:textbox>
                  <w:txbxContent>
                    <w:p w14:paraId="144C24B4"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4828C0A4" w14:textId="77777777" w:rsidR="00A3537A" w:rsidRPr="00560609" w:rsidRDefault="00A3537A" w:rsidP="00A3537A">
                      <w:pPr>
                        <w:rPr>
                          <w:rFonts w:ascii="Arial" w:hAnsi="Arial" w:cs="Arial"/>
                          <w:color w:val="000000" w:themeColor="text1"/>
                          <w:sz w:val="18"/>
                          <w:szCs w:val="20"/>
                        </w:rPr>
                      </w:pPr>
                      <w:r>
                        <w:rPr>
                          <w:rFonts w:ascii="Arial" w:hAnsi="Arial" w:cs="Arial"/>
                          <w:color w:val="000000" w:themeColor="text1"/>
                          <w:sz w:val="18"/>
                          <w:szCs w:val="20"/>
                        </w:rPr>
                        <w:t>(n = 31)</w:t>
                      </w:r>
                    </w:p>
                  </w:txbxContent>
                </v:textbox>
              </v:rect>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86932" behindDoc="0" locked="0" layoutInCell="1" allowOverlap="1" wp14:anchorId="79B9284E" wp14:editId="072680EF">
                <wp:simplePos x="0" y="0"/>
                <wp:positionH relativeFrom="column">
                  <wp:posOffset>3559175</wp:posOffset>
                </wp:positionH>
                <wp:positionV relativeFrom="paragraph">
                  <wp:posOffset>3384550</wp:posOffset>
                </wp:positionV>
                <wp:extent cx="563245" cy="0"/>
                <wp:effectExtent l="0" t="63500" r="0" b="76200"/>
                <wp:wrapNone/>
                <wp:docPr id="614253593"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3330E3" id="Straight Arrow Connector 17" o:spid="_x0000_s1026" type="#_x0000_t32" style="position:absolute;margin-left:280.25pt;margin-top:266.5pt;width:44.35pt;height:0;z-index:2516869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" strokecolor="black [3213]" strokeweight="1pt">
                <v:stroke endarrow="block" joinstyle="miter"/>
              </v:shape>
            </w:pict>
          </mc:Fallback>
        </mc:AlternateContent>
      </w:r>
      <w:r w:rsidRPr="00066DA9">
        <w:rPr>
          <w:rFonts w:eastAsiaTheme="minorHAnsi"/>
          <w:noProof/>
          <w:sz w:val="22"/>
          <w:szCs w:val="22"/>
          <w:lang w:val="en-AU" w:eastAsia="en-US"/>
        </w:rPr>
        <mc:AlternateContent>
          <mc:Choice Requires="wps">
            <w:drawing>
              <wp:anchor distT="0" distB="0" distL="114300" distR="114300" simplePos="0" relativeHeight="251687956" behindDoc="0" locked="0" layoutInCell="1" allowOverlap="1" wp14:anchorId="38A0A936" wp14:editId="6B2D0CC4">
                <wp:simplePos x="0" y="0"/>
                <wp:positionH relativeFrom="column">
                  <wp:posOffset>4182745</wp:posOffset>
                </wp:positionH>
                <wp:positionV relativeFrom="paragraph">
                  <wp:posOffset>3073400</wp:posOffset>
                </wp:positionV>
                <wp:extent cx="1887220" cy="847090"/>
                <wp:effectExtent l="12700" t="12700" r="17780" b="16510"/>
                <wp:wrapNone/>
                <wp:docPr id="1363867937" name="Rectangle 1363867937"/>
                <wp:cNvGraphicFramePr/>
                <a:graphic xmlns:a="http://schemas.openxmlformats.org/drawingml/2006/main">
                  <a:graphicData uri="http://schemas.microsoft.com/office/word/2010/wordprocessingShape">
                    <wps:wsp>
                      <wps:cNvSpPr/>
                      <wps:spPr>
                        <a:xfrm>
                          <a:off x="0" y="0"/>
                          <a:ext cx="1887220" cy="84709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7336B5"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0506A383"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Fibrosis measure (n = 8)</w:t>
                            </w:r>
                          </w:p>
                          <w:p w14:paraId="6ABB7F53"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 xml:space="preserve">Descriptive article (n =2) </w:t>
                            </w:r>
                          </w:p>
                          <w:p w14:paraId="36108FD5"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 xml:space="preserve">No article found (n = 1) </w:t>
                            </w:r>
                          </w:p>
                          <w:p w14:paraId="346AC1CF" w14:textId="77777777" w:rsidR="00A3537A" w:rsidRPr="00560609" w:rsidRDefault="00A3537A" w:rsidP="00A3537A">
                            <w:pPr>
                              <w:ind w:left="284"/>
                              <w:rPr>
                                <w:rFonts w:ascii="Arial" w:hAnsi="Arial" w:cs="Arial"/>
                                <w:color w:val="000000" w:themeColor="text1"/>
                                <w:sz w:val="18"/>
                                <w:szCs w:val="20"/>
                              </w:rPr>
                            </w:pPr>
                          </w:p>
                          <w:p w14:paraId="7E99FD75" w14:textId="77777777" w:rsidR="00A3537A" w:rsidRDefault="00A3537A" w:rsidP="00A3537A"/>
                          <w:p w14:paraId="749D7AD8" w14:textId="77777777" w:rsidR="00A3537A" w:rsidRDefault="00A3537A" w:rsidP="00A3537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0A936" id="Rectangle 1363867937" o:spid="_x0000_s1038" style="position:absolute;margin-left:329.35pt;margin-top:242pt;width:148.6pt;height:66.7pt;z-index:2516879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" filled="f" strokecolor="black [3213]" strokeweight="1.5pt">
                <v:textbox>
                  <w:txbxContent>
                    <w:p w14:paraId="5E7336B5" w14:textId="77777777" w:rsidR="00A3537A" w:rsidRDefault="00A3537A" w:rsidP="00A3537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0506A383"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Fibrosis measure (n = 8)</w:t>
                      </w:r>
                    </w:p>
                    <w:p w14:paraId="6ABB7F53"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 xml:space="preserve">Descriptive article (n =2) </w:t>
                      </w:r>
                    </w:p>
                    <w:p w14:paraId="36108FD5" w14:textId="77777777" w:rsidR="00A3537A" w:rsidRDefault="00A3537A" w:rsidP="00A3537A">
                      <w:pPr>
                        <w:ind w:left="284"/>
                        <w:rPr>
                          <w:rFonts w:ascii="Arial" w:hAnsi="Arial" w:cs="Arial"/>
                          <w:color w:val="000000" w:themeColor="text1"/>
                          <w:sz w:val="18"/>
                          <w:szCs w:val="20"/>
                        </w:rPr>
                      </w:pPr>
                      <w:r>
                        <w:rPr>
                          <w:rFonts w:ascii="Arial" w:hAnsi="Arial" w:cs="Arial"/>
                          <w:color w:val="000000" w:themeColor="text1"/>
                          <w:sz w:val="18"/>
                          <w:szCs w:val="20"/>
                        </w:rPr>
                        <w:t xml:space="preserve">No article found (n = 1) </w:t>
                      </w:r>
                    </w:p>
                    <w:p w14:paraId="346AC1CF" w14:textId="77777777" w:rsidR="00A3537A" w:rsidRPr="00560609" w:rsidRDefault="00A3537A" w:rsidP="00A3537A">
                      <w:pPr>
                        <w:ind w:left="284"/>
                        <w:rPr>
                          <w:rFonts w:ascii="Arial" w:hAnsi="Arial" w:cs="Arial"/>
                          <w:color w:val="000000" w:themeColor="text1"/>
                          <w:sz w:val="18"/>
                          <w:szCs w:val="20"/>
                        </w:rPr>
                      </w:pPr>
                    </w:p>
                    <w:p w14:paraId="7E99FD75" w14:textId="77777777" w:rsidR="00A3537A" w:rsidRDefault="00A3537A" w:rsidP="00A3537A"/>
                    <w:p w14:paraId="749D7AD8" w14:textId="77777777" w:rsidR="00A3537A" w:rsidRDefault="00A3537A" w:rsidP="00A3537A"/>
                  </w:txbxContent>
                </v:textbox>
              </v:rect>
            </w:pict>
          </mc:Fallback>
        </mc:AlternateContent>
      </w:r>
    </w:p>
    <w:p w14:paraId="529C5C17" w14:textId="22FFEA37" w:rsidR="00A3537A" w:rsidRDefault="00A3537A">
      <w:pPr>
        <w:spacing w:after="160" w:line="278" w:lineRule="auto"/>
      </w:pPr>
    </w:p>
    <w:p w14:paraId="4FCF3B9B" w14:textId="61F3ACC8" w:rsidR="00A3537A" w:rsidRDefault="00A3537A">
      <w:pPr>
        <w:spacing w:after="160" w:line="278" w:lineRule="auto"/>
      </w:pPr>
    </w:p>
    <w:p w14:paraId="02FD697C" w14:textId="3163A693" w:rsidR="00A3537A" w:rsidRDefault="00A3537A">
      <w:pPr>
        <w:spacing w:after="160" w:line="278" w:lineRule="auto"/>
      </w:pPr>
    </w:p>
    <w:p w14:paraId="60F53BFD" w14:textId="28FBDE36" w:rsidR="00A3537A" w:rsidRDefault="00A3537A">
      <w:pPr>
        <w:spacing w:after="160" w:line="278" w:lineRule="auto"/>
      </w:pPr>
    </w:p>
    <w:p w14:paraId="3C38ACC9" w14:textId="61888060" w:rsidR="00A3537A" w:rsidRDefault="00596212">
      <w:pPr>
        <w:spacing w:after="160" w:line="278" w:lineRule="auto"/>
      </w:pPr>
      <w:r w:rsidRPr="00066DA9">
        <w:rPr>
          <w:rFonts w:eastAsiaTheme="minorHAnsi"/>
          <w:noProof/>
          <w:sz w:val="22"/>
          <w:szCs w:val="22"/>
          <w:lang w:val="en-AU" w:eastAsia="en-US"/>
        </w:rPr>
        <mc:AlternateContent>
          <mc:Choice Requires="wps">
            <w:drawing>
              <wp:anchor distT="0" distB="0" distL="114300" distR="114300" simplePos="0" relativeHeight="251690004" behindDoc="0" locked="0" layoutInCell="1" allowOverlap="1" wp14:anchorId="254EA949" wp14:editId="022F3ECA">
                <wp:simplePos x="0" y="0"/>
                <wp:positionH relativeFrom="column">
                  <wp:posOffset>2538902</wp:posOffset>
                </wp:positionH>
                <wp:positionV relativeFrom="paragraph">
                  <wp:posOffset>38510</wp:posOffset>
                </wp:positionV>
                <wp:extent cx="0" cy="281305"/>
                <wp:effectExtent l="63500" t="0" r="50800" b="36195"/>
                <wp:wrapNone/>
                <wp:docPr id="356069377"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7C568B" id="Straight Arrow Connector 35" o:spid="_x0000_s1026" type="#_x0000_t32" style="position:absolute;margin-left:199.9pt;margin-top:3.05pt;width:0;height:22.15pt;z-index:2516900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" strokecolor="black [3213]" strokeweight="1pt">
                <v:stroke endarrow="block" joinstyle="miter"/>
              </v:shape>
            </w:pict>
          </mc:Fallback>
        </mc:AlternateContent>
      </w:r>
    </w:p>
    <w:p w14:paraId="36EBBA5D" w14:textId="6F100C2C" w:rsidR="00A3537A" w:rsidRDefault="00A3537A">
      <w:pPr>
        <w:spacing w:after="160" w:line="278" w:lineRule="auto"/>
      </w:pPr>
    </w:p>
    <w:p w14:paraId="580EFDF9" w14:textId="2BFDF5BF" w:rsidR="00A3537A" w:rsidRDefault="00A3537A">
      <w:pPr>
        <w:spacing w:after="160" w:line="278" w:lineRule="auto"/>
      </w:pPr>
    </w:p>
    <w:p w14:paraId="674BCE92" w14:textId="0117BAFF" w:rsidR="00A3537A" w:rsidRDefault="00596212">
      <w:pPr>
        <w:spacing w:after="160" w:line="278" w:lineRule="auto"/>
      </w:pPr>
      <w:r w:rsidRPr="00066DA9">
        <w:rPr>
          <w:rFonts w:eastAsiaTheme="minorHAnsi"/>
          <w:noProof/>
          <w:sz w:val="22"/>
          <w:szCs w:val="22"/>
          <w:lang w:val="en-AU" w:eastAsia="en-US"/>
        </w:rPr>
        <mc:AlternateContent>
          <mc:Choice Requires="wps">
            <w:drawing>
              <wp:anchor distT="0" distB="0" distL="114300" distR="114300" simplePos="0" relativeHeight="251691028" behindDoc="0" locked="0" layoutInCell="1" allowOverlap="1" wp14:anchorId="6C4EB01B" wp14:editId="336F1B7F">
                <wp:simplePos x="0" y="0"/>
                <wp:positionH relativeFrom="column">
                  <wp:posOffset>2570017</wp:posOffset>
                </wp:positionH>
                <wp:positionV relativeFrom="paragraph">
                  <wp:posOffset>305845</wp:posOffset>
                </wp:positionV>
                <wp:extent cx="0" cy="281305"/>
                <wp:effectExtent l="63500" t="0" r="50800" b="36195"/>
                <wp:wrapNone/>
                <wp:docPr id="1740101450"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33CCB3" id="Straight Arrow Connector 35" o:spid="_x0000_s1026" type="#_x0000_t32" style="position:absolute;margin-left:202.35pt;margin-top:24.1pt;width:0;height:22.15pt;z-index:2516910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" strokecolor="black [3213]" strokeweight="1pt">
                <v:stroke endarrow="block" joinstyle="miter"/>
              </v:shape>
            </w:pict>
          </mc:Fallback>
        </mc:AlternateContent>
      </w:r>
    </w:p>
    <w:p w14:paraId="7642D736" w14:textId="3A82539E" w:rsidR="00A3537A" w:rsidRDefault="00A3537A">
      <w:pPr>
        <w:spacing w:after="160" w:line="278" w:lineRule="auto"/>
      </w:pPr>
    </w:p>
    <w:p w14:paraId="2DF1656C" w14:textId="619E23AC" w:rsidR="00A3537A" w:rsidRDefault="00A3537A">
      <w:pPr>
        <w:spacing w:after="160" w:line="278" w:lineRule="auto"/>
      </w:pPr>
    </w:p>
    <w:p w14:paraId="0281A48F" w14:textId="0ACB565A" w:rsidR="00A3537A" w:rsidRDefault="00596212">
      <w:pPr>
        <w:spacing w:after="160" w:line="278" w:lineRule="auto"/>
      </w:pPr>
      <w:r w:rsidRPr="00066DA9">
        <w:rPr>
          <w:rFonts w:eastAsiaTheme="minorHAnsi"/>
          <w:noProof/>
          <w:sz w:val="22"/>
          <w:szCs w:val="22"/>
          <w:lang w:val="en-AU" w:eastAsia="en-US"/>
        </w:rPr>
        <mc:AlternateContent>
          <mc:Choice Requires="wps">
            <w:drawing>
              <wp:anchor distT="0" distB="0" distL="114300" distR="114300" simplePos="0" relativeHeight="251692052" behindDoc="0" locked="0" layoutInCell="1" allowOverlap="1" wp14:anchorId="6560A338" wp14:editId="3C4D3B8A">
                <wp:simplePos x="0" y="0"/>
                <wp:positionH relativeFrom="column">
                  <wp:posOffset>2563032</wp:posOffset>
                </wp:positionH>
                <wp:positionV relativeFrom="paragraph">
                  <wp:posOffset>152175</wp:posOffset>
                </wp:positionV>
                <wp:extent cx="0" cy="281305"/>
                <wp:effectExtent l="63500" t="0" r="50800" b="36195"/>
                <wp:wrapNone/>
                <wp:docPr id="1399153718"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612EA" id="Straight Arrow Connector 35" o:spid="_x0000_s1026" type="#_x0000_t32" style="position:absolute;margin-left:201.8pt;margin-top:12pt;width:0;height:22.15pt;z-index:2516920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" strokecolor="black [3213]" strokeweight="1pt">
                <v:stroke endarrow="block" joinstyle="miter"/>
              </v:shape>
            </w:pict>
          </mc:Fallback>
        </mc:AlternateContent>
      </w:r>
    </w:p>
    <w:p w14:paraId="0EF1032D" w14:textId="44857690" w:rsidR="00A3537A" w:rsidRDefault="00A3537A">
      <w:pPr>
        <w:spacing w:after="160" w:line="278" w:lineRule="auto"/>
      </w:pPr>
    </w:p>
    <w:p w14:paraId="2577CBFB" w14:textId="444EDBDD" w:rsidR="00A3537A" w:rsidRDefault="00A3537A">
      <w:pPr>
        <w:spacing w:after="160" w:line="278" w:lineRule="auto"/>
      </w:pPr>
    </w:p>
    <w:p w14:paraId="4A2E4A89" w14:textId="4E8E91C3" w:rsidR="00A3537A" w:rsidRDefault="00A3537A">
      <w:pPr>
        <w:spacing w:after="160" w:line="278" w:lineRule="auto"/>
      </w:pPr>
    </w:p>
    <w:p w14:paraId="618E9B0E" w14:textId="77777777" w:rsidR="00A3537A" w:rsidRDefault="00A3537A">
      <w:pPr>
        <w:spacing w:after="160" w:line="278" w:lineRule="auto"/>
      </w:pPr>
    </w:p>
    <w:p w14:paraId="30CB1D63" w14:textId="77777777" w:rsidR="00A3537A" w:rsidRDefault="00A3537A">
      <w:pPr>
        <w:spacing w:after="160" w:line="278" w:lineRule="auto"/>
      </w:pPr>
    </w:p>
    <w:p w14:paraId="2CF0774F" w14:textId="5948EF4A" w:rsidR="00596212" w:rsidRDefault="00596212">
      <w:pPr>
        <w:spacing w:after="160" w:line="278" w:lineRule="auto"/>
      </w:pPr>
      <w:r>
        <w:br w:type="page"/>
      </w:r>
    </w:p>
    <w:p w14:paraId="5E10C358" w14:textId="77777777" w:rsidR="00412855" w:rsidRDefault="00412855">
      <w:pPr>
        <w:spacing w:after="160" w:line="278" w:lineRule="auto"/>
      </w:pPr>
    </w:p>
    <w:p w14:paraId="08E3F145" w14:textId="7C193CDE" w:rsidR="00596212" w:rsidRDefault="00596212" w:rsidP="00BE3E77">
      <w:pPr>
        <w:pStyle w:val="Titre3"/>
      </w:pPr>
      <w:bookmarkStart w:id="163" w:name="_Toc215753682"/>
      <w:r>
        <w:t xml:space="preserve">Table </w:t>
      </w:r>
      <w:commentRangeStart w:id="164"/>
      <w:r>
        <w:t>2</w:t>
      </w:r>
      <w:commentRangeEnd w:id="164"/>
      <w:r>
        <w:rPr>
          <w:rStyle w:val="Marquedecommentaire"/>
        </w:rPr>
        <w:commentReference w:id="164"/>
      </w:r>
      <w:r>
        <w:t> : Inclusion &amp; Exclusion criteria</w:t>
      </w:r>
      <w:bookmarkEnd w:id="163"/>
    </w:p>
    <w:p w14:paraId="710DEEC2" w14:textId="77777777" w:rsidR="00596212" w:rsidRDefault="00596212">
      <w:pPr>
        <w:spacing w:after="160" w:line="278" w:lineRule="auto"/>
      </w:pPr>
    </w:p>
    <w:tbl>
      <w:tblPr>
        <w:tblStyle w:val="Grilledutableau"/>
        <w:tblW w:w="10485" w:type="dxa"/>
        <w:tblLook w:val="04A0" w:firstRow="1" w:lastRow="0" w:firstColumn="1" w:lastColumn="0" w:noHBand="0" w:noVBand="1"/>
      </w:tblPr>
      <w:tblGrid>
        <w:gridCol w:w="2122"/>
        <w:gridCol w:w="8363"/>
      </w:tblGrid>
      <w:tr w:rsidR="00596212" w:rsidRPr="007C3831" w14:paraId="26BC4FD2" w14:textId="77777777" w:rsidTr="00BE3E77">
        <w:trPr>
          <w:trHeight w:val="291"/>
        </w:trPr>
        <w:tc>
          <w:tcPr>
            <w:tcW w:w="2122" w:type="dxa"/>
          </w:tcPr>
          <w:p w14:paraId="38C62E75" w14:textId="77777777" w:rsidR="00596212" w:rsidRPr="00BE3E77" w:rsidRDefault="00596212" w:rsidP="002E7E1E">
            <w:pPr>
              <w:rPr>
                <w:sz w:val="22"/>
                <w:szCs w:val="22"/>
              </w:rPr>
            </w:pPr>
            <w:r w:rsidRPr="00BE3E77">
              <w:rPr>
                <w:sz w:val="22"/>
                <w:szCs w:val="22"/>
              </w:rPr>
              <w:t>Inclusion criteria</w:t>
            </w:r>
          </w:p>
        </w:tc>
        <w:tc>
          <w:tcPr>
            <w:tcW w:w="8363" w:type="dxa"/>
          </w:tcPr>
          <w:p w14:paraId="25F10C35" w14:textId="77777777" w:rsidR="00596212" w:rsidRPr="00BE3E77" w:rsidRDefault="00596212" w:rsidP="002E7E1E">
            <w:pPr>
              <w:pStyle w:val="p1"/>
              <w:rPr>
                <w:rStyle w:val="s1"/>
                <w:sz w:val="22"/>
                <w:szCs w:val="22"/>
              </w:rPr>
            </w:pPr>
            <w:r w:rsidRPr="00BE3E77">
              <w:rPr>
                <w:rStyle w:val="s1"/>
                <w:sz w:val="22"/>
                <w:szCs w:val="22"/>
              </w:rPr>
              <w:t>•</w:t>
            </w:r>
            <w:r w:rsidRPr="00BE3E77">
              <w:rPr>
                <w:rStyle w:val="apple-tab-span"/>
                <w:sz w:val="22"/>
                <w:szCs w:val="22"/>
              </w:rPr>
              <w:t xml:space="preserve"> </w:t>
            </w:r>
            <w:r w:rsidRPr="00BE3E77">
              <w:rPr>
                <w:rStyle w:val="s1"/>
                <w:sz w:val="22"/>
                <w:szCs w:val="22"/>
              </w:rPr>
              <w:t>Pediatric population exclusively (&lt;18 years). Studies with mixed-age populations (including participants ≥18 years) will be excluded.</w:t>
            </w:r>
          </w:p>
          <w:p w14:paraId="2B6E0E98" w14:textId="77777777" w:rsidR="00596212" w:rsidRPr="00BE3E77" w:rsidRDefault="00596212" w:rsidP="002E7E1E">
            <w:pPr>
              <w:pStyle w:val="NormalWeb"/>
              <w:jc w:val="both"/>
              <w:rPr>
                <w:color w:val="000000"/>
                <w:sz w:val="22"/>
                <w:szCs w:val="22"/>
                <w:lang w:val="it-CH"/>
              </w:rPr>
            </w:pPr>
            <w:r w:rsidRPr="00BE3E77">
              <w:rPr>
                <w:rStyle w:val="s1"/>
                <w:sz w:val="22"/>
                <w:szCs w:val="22"/>
                <w:lang w:val="it-CH"/>
              </w:rPr>
              <w:t>•</w:t>
            </w:r>
            <w:r w:rsidRPr="00BE3E77">
              <w:rPr>
                <w:rStyle w:val="apple-tab-span"/>
                <w:sz w:val="22"/>
                <w:szCs w:val="22"/>
                <w:lang w:val="it-CH"/>
              </w:rPr>
              <w:t xml:space="preserve"> </w:t>
            </w:r>
            <w:r w:rsidRPr="00BE3E77">
              <w:rPr>
                <w:color w:val="000000"/>
                <w:sz w:val="22"/>
                <w:szCs w:val="22"/>
                <w:lang w:val="it-CH"/>
              </w:rPr>
              <w:t>Non-invasive ultrasound-based imaging modalities specifically developed for quantitative assessment of hepatic steatosis were included. These comprise, but are not limited to : CAP, UDFF, ATI and QUS.</w:t>
            </w:r>
          </w:p>
          <w:p w14:paraId="38329FAE" w14:textId="77777777" w:rsidR="00596212" w:rsidRPr="00BE3E77" w:rsidRDefault="00596212" w:rsidP="002E7E1E">
            <w:pPr>
              <w:pStyle w:val="p1"/>
              <w:rPr>
                <w:rStyle w:val="s1"/>
                <w:sz w:val="22"/>
                <w:szCs w:val="22"/>
                <w:lang w:val="it-CH"/>
              </w:rPr>
            </w:pPr>
            <w:r w:rsidRPr="00BE3E77">
              <w:rPr>
                <w:rStyle w:val="s1"/>
                <w:sz w:val="22"/>
                <w:szCs w:val="22"/>
                <w:lang w:val="it-CH"/>
              </w:rPr>
              <w:t>•</w:t>
            </w:r>
            <w:r w:rsidRPr="00BE3E77">
              <w:rPr>
                <w:rStyle w:val="apple-tab-span"/>
                <w:sz w:val="22"/>
                <w:szCs w:val="22"/>
                <w:lang w:val="it-CH"/>
              </w:rPr>
              <w:t xml:space="preserve"> </w:t>
            </w:r>
            <w:r w:rsidRPr="00BE3E77">
              <w:rPr>
                <w:rStyle w:val="s1"/>
                <w:sz w:val="22"/>
                <w:szCs w:val="22"/>
                <w:lang w:val="it-CH"/>
              </w:rPr>
              <w:t>Studies specifically addressing NASH/NAFLD/MAFLD, regardless of whether the aim is to quantify the disease, screen for it, or both.</w:t>
            </w:r>
          </w:p>
          <w:p w14:paraId="0924B479" w14:textId="77777777" w:rsidR="00596212" w:rsidRPr="00BE3E77" w:rsidRDefault="00596212" w:rsidP="002E7E1E">
            <w:pPr>
              <w:pStyle w:val="p1"/>
              <w:rPr>
                <w:sz w:val="22"/>
                <w:szCs w:val="22"/>
              </w:rPr>
            </w:pPr>
            <w:r w:rsidRPr="00BE3E77">
              <w:rPr>
                <w:rStyle w:val="s1"/>
                <w:sz w:val="22"/>
                <w:szCs w:val="22"/>
              </w:rPr>
              <w:t>•</w:t>
            </w:r>
            <w:r w:rsidRPr="00BE3E77">
              <w:rPr>
                <w:rStyle w:val="apple-tab-span"/>
                <w:sz w:val="22"/>
                <w:szCs w:val="22"/>
              </w:rPr>
              <w:t xml:space="preserve"> </w:t>
            </w:r>
            <w:r w:rsidRPr="00BE3E77">
              <w:rPr>
                <w:rStyle w:val="s1"/>
                <w:sz w:val="22"/>
                <w:szCs w:val="22"/>
              </w:rPr>
              <w:t xml:space="preserve">Studies must report a </w:t>
            </w:r>
            <w:r w:rsidRPr="00BE3E77">
              <w:rPr>
                <w:rStyle w:val="s2"/>
                <w:b w:val="0"/>
                <w:bCs w:val="0"/>
                <w:sz w:val="22"/>
                <w:szCs w:val="22"/>
              </w:rPr>
              <w:t>quantitative measurement of hepatic steatosis</w:t>
            </w:r>
            <w:r w:rsidRPr="00BE3E77">
              <w:rPr>
                <w:rStyle w:val="s1"/>
                <w:sz w:val="22"/>
                <w:szCs w:val="22"/>
              </w:rPr>
              <w:t>,</w:t>
            </w:r>
            <w:r w:rsidRPr="00BE3E77">
              <w:rPr>
                <w:rStyle w:val="s1"/>
                <w:b/>
                <w:bCs/>
                <w:sz w:val="22"/>
                <w:szCs w:val="22"/>
              </w:rPr>
              <w:t xml:space="preserve"> </w:t>
            </w:r>
            <w:r w:rsidRPr="00BE3E77">
              <w:rPr>
                <w:rStyle w:val="s1"/>
                <w:sz w:val="22"/>
                <w:szCs w:val="22"/>
              </w:rPr>
              <w:t>performed using an ultrasound-based method (e.g., dB/m, percentage fat fraction, attenuation coefficient).</w:t>
            </w:r>
          </w:p>
          <w:p w14:paraId="602C4CC3" w14:textId="77777777" w:rsidR="00596212" w:rsidRPr="00BE3E77" w:rsidRDefault="00596212" w:rsidP="002E7E1E">
            <w:pPr>
              <w:pStyle w:val="p1"/>
              <w:rPr>
                <w:rStyle w:val="s1"/>
                <w:sz w:val="22"/>
                <w:szCs w:val="22"/>
              </w:rPr>
            </w:pPr>
            <w:r w:rsidRPr="00BE3E77">
              <w:rPr>
                <w:rStyle w:val="s1"/>
                <w:sz w:val="22"/>
                <w:szCs w:val="22"/>
              </w:rPr>
              <w:t>•</w:t>
            </w:r>
            <w:r w:rsidRPr="00BE3E77">
              <w:rPr>
                <w:rStyle w:val="apple-tab-span"/>
                <w:sz w:val="22"/>
                <w:szCs w:val="22"/>
              </w:rPr>
              <w:t xml:space="preserve"> </w:t>
            </w:r>
            <w:r w:rsidRPr="00BE3E77">
              <w:rPr>
                <w:rStyle w:val="s1"/>
                <w:sz w:val="22"/>
                <w:szCs w:val="22"/>
              </w:rPr>
              <w:t>No language restrictions will be applied at this stage. (À revoir en fonction quantité source + justifier pourquoi)</w:t>
            </w:r>
          </w:p>
          <w:p w14:paraId="1E89C7A2" w14:textId="77777777" w:rsidR="00596212" w:rsidRPr="00BE3E77" w:rsidRDefault="00596212" w:rsidP="002E7E1E">
            <w:pPr>
              <w:pStyle w:val="p1"/>
              <w:rPr>
                <w:sz w:val="22"/>
                <w:szCs w:val="22"/>
                <w:lang w:val="de-CH"/>
              </w:rPr>
            </w:pPr>
            <w:r w:rsidRPr="00BE3E77">
              <w:rPr>
                <w:rStyle w:val="s1"/>
                <w:sz w:val="22"/>
                <w:szCs w:val="22"/>
                <w:lang w:val="de-CH"/>
              </w:rPr>
              <w:t>•</w:t>
            </w:r>
            <w:r w:rsidRPr="00BE3E77">
              <w:rPr>
                <w:rStyle w:val="apple-tab-span"/>
                <w:sz w:val="22"/>
                <w:szCs w:val="22"/>
                <w:lang w:val="de-CH"/>
              </w:rPr>
              <w:t xml:space="preserve"> </w:t>
            </w:r>
            <w:r w:rsidRPr="00BE3E77">
              <w:rPr>
                <w:rStyle w:val="s1"/>
                <w:sz w:val="22"/>
                <w:szCs w:val="22"/>
                <w:lang w:val="de-CH"/>
              </w:rPr>
              <w:t>Studies published from 2019 to the present.</w:t>
            </w:r>
          </w:p>
        </w:tc>
      </w:tr>
      <w:tr w:rsidR="00596212" w14:paraId="7CD753E4" w14:textId="77777777" w:rsidTr="00BE3E77">
        <w:trPr>
          <w:trHeight w:val="291"/>
        </w:trPr>
        <w:tc>
          <w:tcPr>
            <w:tcW w:w="2122" w:type="dxa"/>
          </w:tcPr>
          <w:p w14:paraId="214EE716" w14:textId="77777777" w:rsidR="00596212" w:rsidRPr="00BE3E77" w:rsidRDefault="00596212" w:rsidP="002E7E1E">
            <w:pPr>
              <w:rPr>
                <w:sz w:val="22"/>
                <w:szCs w:val="22"/>
              </w:rPr>
            </w:pPr>
            <w:r w:rsidRPr="00BE3E77">
              <w:rPr>
                <w:sz w:val="22"/>
                <w:szCs w:val="22"/>
              </w:rPr>
              <w:t xml:space="preserve">Exclusion criteria </w:t>
            </w:r>
          </w:p>
        </w:tc>
        <w:tc>
          <w:tcPr>
            <w:tcW w:w="8363" w:type="dxa"/>
          </w:tcPr>
          <w:p w14:paraId="6B03E884" w14:textId="77777777" w:rsidR="00596212" w:rsidRPr="00BE3E77" w:rsidRDefault="00596212" w:rsidP="002E7E1E">
            <w:pPr>
              <w:pStyle w:val="p1"/>
              <w:rPr>
                <w:sz w:val="22"/>
                <w:szCs w:val="22"/>
              </w:rPr>
            </w:pPr>
            <w:r w:rsidRPr="00BE3E77">
              <w:rPr>
                <w:rStyle w:val="s1"/>
                <w:sz w:val="22"/>
                <w:szCs w:val="22"/>
              </w:rPr>
              <w:t>•</w:t>
            </w:r>
            <w:r w:rsidRPr="00BE3E77">
              <w:rPr>
                <w:rStyle w:val="apple-tab-span"/>
                <w:sz w:val="22"/>
                <w:szCs w:val="22"/>
              </w:rPr>
              <w:t xml:space="preserve"> </w:t>
            </w:r>
            <w:r w:rsidRPr="00BE3E77">
              <w:rPr>
                <w:rStyle w:val="s1"/>
                <w:sz w:val="22"/>
                <w:szCs w:val="22"/>
              </w:rPr>
              <w:t>Studies including participants aged 18 years or older, or those with mixed-age populations.</w:t>
            </w:r>
          </w:p>
          <w:p w14:paraId="0FFC12A2" w14:textId="77777777" w:rsidR="00596212" w:rsidRPr="00BE3E77" w:rsidRDefault="00596212" w:rsidP="002E7E1E">
            <w:pPr>
              <w:pStyle w:val="p1"/>
              <w:rPr>
                <w:sz w:val="22"/>
                <w:szCs w:val="22"/>
                <w:lang w:val="de-CH"/>
              </w:rPr>
            </w:pPr>
            <w:r w:rsidRPr="00BE3E77">
              <w:rPr>
                <w:rStyle w:val="s1"/>
                <w:sz w:val="22"/>
                <w:szCs w:val="22"/>
                <w:lang w:val="de-CH"/>
              </w:rPr>
              <w:t>•</w:t>
            </w:r>
            <w:r w:rsidRPr="00BE3E77">
              <w:rPr>
                <w:rStyle w:val="apple-tab-span"/>
                <w:sz w:val="22"/>
                <w:szCs w:val="22"/>
                <w:lang w:val="de-CH"/>
              </w:rPr>
              <w:t xml:space="preserve"> </w:t>
            </w:r>
            <w:r w:rsidRPr="00BE3E77">
              <w:rPr>
                <w:rStyle w:val="s1"/>
                <w:sz w:val="22"/>
                <w:szCs w:val="22"/>
                <w:lang w:val="de-CH"/>
              </w:rPr>
              <w:t>Studies that do not employ an ultrasound-based imaging modality.</w:t>
            </w:r>
          </w:p>
          <w:p w14:paraId="54637BEF" w14:textId="77777777" w:rsidR="00596212" w:rsidRPr="00BE3E77" w:rsidRDefault="00596212" w:rsidP="002E7E1E">
            <w:pPr>
              <w:pStyle w:val="p1"/>
              <w:rPr>
                <w:rStyle w:val="s1"/>
                <w:sz w:val="22"/>
                <w:szCs w:val="22"/>
                <w:lang w:val="de-CH"/>
              </w:rPr>
            </w:pPr>
            <w:r w:rsidRPr="00BE3E77">
              <w:rPr>
                <w:rStyle w:val="s1"/>
                <w:sz w:val="22"/>
                <w:szCs w:val="22"/>
                <w:lang w:val="de-CH"/>
              </w:rPr>
              <w:t>•</w:t>
            </w:r>
            <w:r w:rsidRPr="00BE3E77">
              <w:rPr>
                <w:rStyle w:val="apple-tab-span"/>
                <w:sz w:val="22"/>
                <w:szCs w:val="22"/>
                <w:lang w:val="de-CH"/>
              </w:rPr>
              <w:t xml:space="preserve"> </w:t>
            </w:r>
            <w:r w:rsidRPr="00BE3E77">
              <w:rPr>
                <w:rStyle w:val="s1"/>
                <w:sz w:val="22"/>
                <w:szCs w:val="22"/>
                <w:lang w:val="de-CH"/>
              </w:rPr>
              <w:t>Studies that do not focus on NASH/NAFLD/MAFLD.</w:t>
            </w:r>
          </w:p>
          <w:p w14:paraId="07966AAD" w14:textId="77777777" w:rsidR="00596212" w:rsidRPr="00BE3E77" w:rsidRDefault="00596212" w:rsidP="002E7E1E">
            <w:pPr>
              <w:pStyle w:val="p1"/>
              <w:rPr>
                <w:sz w:val="22"/>
                <w:szCs w:val="22"/>
                <w:lang w:val="de-CH"/>
              </w:rPr>
            </w:pPr>
            <w:r w:rsidRPr="00BE3E77">
              <w:rPr>
                <w:rStyle w:val="s1"/>
                <w:sz w:val="22"/>
                <w:szCs w:val="22"/>
                <w:lang w:val="de-CH"/>
              </w:rPr>
              <w:t xml:space="preserve">• Studies </w:t>
            </w:r>
            <w:r w:rsidRPr="00BE3E77">
              <w:rPr>
                <w:rStyle w:val="s2"/>
                <w:b w:val="0"/>
                <w:bCs w:val="0"/>
                <w:sz w:val="22"/>
                <w:szCs w:val="22"/>
                <w:lang w:val="de-CH"/>
              </w:rPr>
              <w:t>not reporting any quantitative ultrasound-based measurement of hepatic steatosis</w:t>
            </w:r>
            <w:r w:rsidRPr="00BE3E77">
              <w:rPr>
                <w:rStyle w:val="s1"/>
                <w:b/>
                <w:bCs/>
                <w:sz w:val="22"/>
                <w:szCs w:val="22"/>
                <w:lang w:val="de-CH"/>
              </w:rPr>
              <w:t xml:space="preserve"> </w:t>
            </w:r>
            <w:r w:rsidRPr="00BE3E77">
              <w:rPr>
                <w:rStyle w:val="s1"/>
                <w:sz w:val="22"/>
                <w:szCs w:val="22"/>
                <w:lang w:val="de-CH"/>
              </w:rPr>
              <w:t>(e.g., those focusing exclusively on fibrosis or using qualitative ultrasound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3"/>
            </w:tblGrid>
            <w:tr w:rsidR="00596212" w:rsidRPr="00596212" w14:paraId="3DF2E9F3" w14:textId="77777777" w:rsidTr="002E7E1E">
              <w:trPr>
                <w:tblCellSpacing w:w="15" w:type="dxa"/>
              </w:trPr>
              <w:tc>
                <w:tcPr>
                  <w:tcW w:w="0" w:type="auto"/>
                  <w:vAlign w:val="center"/>
                  <w:hideMark/>
                </w:tcPr>
                <w:p w14:paraId="30872313" w14:textId="77777777" w:rsidR="00596212" w:rsidRPr="00BE3E77" w:rsidRDefault="00596212" w:rsidP="002E7E1E">
                  <w:pPr>
                    <w:spacing w:before="100" w:beforeAutospacing="1" w:after="100" w:afterAutospacing="1"/>
                    <w:rPr>
                      <w:sz w:val="22"/>
                      <w:szCs w:val="22"/>
                    </w:rPr>
                  </w:pPr>
                  <w:r w:rsidRPr="00BE3E77">
                    <w:rPr>
                      <w:sz w:val="22"/>
                      <w:szCs w:val="22"/>
                    </w:rPr>
                    <w:t>• Descriptive articles, literature reviews, guideline documents, or protocols.</w:t>
                  </w:r>
                </w:p>
                <w:p w14:paraId="4B595A88" w14:textId="77777777" w:rsidR="00596212" w:rsidRPr="00BE3E77" w:rsidRDefault="00596212" w:rsidP="002E7E1E">
                  <w:pPr>
                    <w:spacing w:before="100" w:beforeAutospacing="1" w:after="100" w:afterAutospacing="1"/>
                    <w:rPr>
                      <w:sz w:val="22"/>
                      <w:szCs w:val="22"/>
                    </w:rPr>
                  </w:pPr>
                </w:p>
              </w:tc>
            </w:tr>
            <w:tr w:rsidR="00596212" w:rsidRPr="00596212" w14:paraId="1B9F2327" w14:textId="77777777" w:rsidTr="002E7E1E">
              <w:trPr>
                <w:tblCellSpacing w:w="15" w:type="dxa"/>
              </w:trPr>
              <w:tc>
                <w:tcPr>
                  <w:tcW w:w="0" w:type="auto"/>
                  <w:vAlign w:val="center"/>
                  <w:hideMark/>
                </w:tcPr>
                <w:p w14:paraId="2B05E140" w14:textId="77777777" w:rsidR="00596212" w:rsidRPr="00BE3E77" w:rsidRDefault="00596212" w:rsidP="002E7E1E">
                  <w:pPr>
                    <w:spacing w:before="100" w:beforeAutospacing="1" w:after="100" w:afterAutospacing="1"/>
                    <w:rPr>
                      <w:sz w:val="22"/>
                      <w:szCs w:val="22"/>
                    </w:rPr>
                  </w:pPr>
                  <w:r w:rsidRPr="00BE3E77">
                    <w:rPr>
                      <w:sz w:val="22"/>
                      <w:szCs w:val="22"/>
                    </w:rPr>
                    <w:t>• Editorials, letters to the editor, and comments without original clinical or technical data.</w:t>
                  </w:r>
                </w:p>
              </w:tc>
            </w:tr>
          </w:tbl>
          <w:p w14:paraId="43144CE9" w14:textId="77777777" w:rsidR="00596212" w:rsidRPr="00BE3E77" w:rsidRDefault="00596212" w:rsidP="002E7E1E">
            <w:pPr>
              <w:pStyle w:val="p1"/>
              <w:rPr>
                <w:sz w:val="22"/>
                <w:szCs w:val="22"/>
              </w:rPr>
            </w:pPr>
          </w:p>
        </w:tc>
      </w:tr>
    </w:tbl>
    <w:p w14:paraId="5F5F4F3E" w14:textId="77777777" w:rsidR="00596212" w:rsidRDefault="00596212">
      <w:pPr>
        <w:spacing w:after="160" w:line="278" w:lineRule="auto"/>
      </w:pPr>
    </w:p>
    <w:p w14:paraId="100C293C" w14:textId="77777777" w:rsidR="00412855" w:rsidRDefault="00412855">
      <w:pPr>
        <w:spacing w:after="160" w:line="278" w:lineRule="auto"/>
      </w:pPr>
    </w:p>
    <w:p w14:paraId="5651BE9E" w14:textId="4D3AF3BB" w:rsidR="00412855" w:rsidRDefault="00412855">
      <w:pPr>
        <w:spacing w:after="160" w:line="278" w:lineRule="auto"/>
      </w:pPr>
    </w:p>
    <w:p w14:paraId="54A7C515" w14:textId="77777777" w:rsidR="00C0423D" w:rsidRDefault="00C0423D">
      <w:pPr>
        <w:spacing w:after="160" w:line="278" w:lineRule="auto"/>
        <w:sectPr w:rsidR="00C0423D" w:rsidSect="007C3831">
          <w:footerReference w:type="even" r:id="rId12"/>
          <w:footerReference w:type="default" r:id="rId13"/>
          <w:headerReference w:type="first" r:id="rId14"/>
          <w:pgSz w:w="11906" w:h="16838"/>
          <w:pgMar w:top="1440" w:right="1080" w:bottom="1440" w:left="1080" w:header="708" w:footer="708" w:gutter="0"/>
          <w:cols w:space="708"/>
          <w:titlePg/>
          <w:docGrid w:linePitch="360"/>
        </w:sectPr>
      </w:pPr>
    </w:p>
    <w:p w14:paraId="1596D9A2" w14:textId="7C9973DA" w:rsidR="00C0423D" w:rsidRDefault="00C0423D" w:rsidP="00183C82">
      <w:pPr>
        <w:pStyle w:val="Titre3"/>
      </w:pPr>
      <w:bookmarkStart w:id="165" w:name="_Toc215753683"/>
      <w:r>
        <w:lastRenderedPageBreak/>
        <w:t xml:space="preserve">Table </w:t>
      </w:r>
      <w:commentRangeStart w:id="166"/>
      <w:r>
        <w:t>3</w:t>
      </w:r>
      <w:commentRangeEnd w:id="166"/>
      <w:r w:rsidR="00596212">
        <w:rPr>
          <w:rStyle w:val="Marquedecommentaire"/>
        </w:rPr>
        <w:commentReference w:id="166"/>
      </w:r>
      <w:r w:rsidR="00596212">
        <w:t>. Literaure search</w:t>
      </w:r>
      <w:bookmarkEnd w:id="165"/>
    </w:p>
    <w:p w14:paraId="02780739" w14:textId="77777777" w:rsidR="00C0423D" w:rsidRDefault="00C0423D">
      <w:pPr>
        <w:spacing w:after="160" w:line="278" w:lineRule="auto"/>
      </w:pPr>
    </w:p>
    <w:tbl>
      <w:tblPr>
        <w:tblStyle w:val="Tableausimple3"/>
        <w:tblW w:w="14816" w:type="dxa"/>
        <w:tblLayout w:type="fixed"/>
        <w:tblLook w:val="04A0" w:firstRow="1" w:lastRow="0" w:firstColumn="1" w:lastColumn="0" w:noHBand="0" w:noVBand="1"/>
      </w:tblPr>
      <w:tblGrid>
        <w:gridCol w:w="1234"/>
        <w:gridCol w:w="1235"/>
        <w:gridCol w:w="1235"/>
        <w:gridCol w:w="1234"/>
        <w:gridCol w:w="1235"/>
        <w:gridCol w:w="1235"/>
        <w:gridCol w:w="1234"/>
        <w:gridCol w:w="1235"/>
        <w:gridCol w:w="1235"/>
        <w:gridCol w:w="1234"/>
        <w:gridCol w:w="1235"/>
        <w:gridCol w:w="1235"/>
      </w:tblGrid>
      <w:tr w:rsidR="00D6225F" w:rsidRPr="00522102" w14:paraId="730848DD" w14:textId="77777777" w:rsidTr="00D6225F">
        <w:trPr>
          <w:cnfStyle w:val="100000000000" w:firstRow="1" w:lastRow="0" w:firstColumn="0" w:lastColumn="0" w:oddVBand="0" w:evenVBand="0" w:oddHBand="0" w:evenHBand="0" w:firstRowFirstColumn="0" w:firstRowLastColumn="0" w:lastRowFirstColumn="0" w:lastRowLastColumn="0"/>
          <w:trHeight w:val="1662"/>
        </w:trPr>
        <w:tc>
          <w:tcPr>
            <w:cnfStyle w:val="001000000100" w:firstRow="0" w:lastRow="0" w:firstColumn="1" w:lastColumn="0" w:oddVBand="0" w:evenVBand="0" w:oddHBand="0" w:evenHBand="0" w:firstRowFirstColumn="1" w:firstRowLastColumn="0" w:lastRowFirstColumn="0" w:lastRowLastColumn="0"/>
            <w:tcW w:w="1234" w:type="dxa"/>
          </w:tcPr>
          <w:p w14:paraId="52F6C920" w14:textId="77777777" w:rsidR="00C0423D" w:rsidRPr="00D6225F" w:rsidRDefault="00C0423D" w:rsidP="002E7E1E">
            <w:pPr>
              <w:pStyle w:val="p1"/>
              <w:rPr>
                <w:rStyle w:val="s1"/>
              </w:rPr>
            </w:pPr>
            <w:r w:rsidRPr="00D6225F">
              <w:rPr>
                <w:rStyle w:val="s1"/>
              </w:rPr>
              <w:t>Ref.</w:t>
            </w:r>
          </w:p>
        </w:tc>
        <w:tc>
          <w:tcPr>
            <w:tcW w:w="1235" w:type="dxa"/>
          </w:tcPr>
          <w:p w14:paraId="608EBF98" w14:textId="77777777" w:rsidR="00C0423D" w:rsidRPr="00D6225F" w:rsidRDefault="00C0423D" w:rsidP="002E7E1E">
            <w:pPr>
              <w:pStyle w:val="p1"/>
              <w:cnfStyle w:val="100000000000" w:firstRow="1" w:lastRow="0" w:firstColumn="0" w:lastColumn="0" w:oddVBand="0" w:evenVBand="0" w:oddHBand="0" w:evenHBand="0" w:firstRowFirstColumn="0" w:firstRowLastColumn="0" w:lastRowFirstColumn="0" w:lastRowLastColumn="0"/>
              <w:rPr>
                <w:rStyle w:val="s1"/>
              </w:rPr>
            </w:pPr>
            <w:r w:rsidRPr="00D6225F">
              <w:rPr>
                <w:rStyle w:val="s1"/>
              </w:rPr>
              <w:t>Country</w:t>
            </w:r>
          </w:p>
        </w:tc>
        <w:tc>
          <w:tcPr>
            <w:tcW w:w="1235" w:type="dxa"/>
          </w:tcPr>
          <w:p w14:paraId="5F59046E" w14:textId="77777777" w:rsidR="00C0423D" w:rsidRPr="00D6225F" w:rsidRDefault="00C0423D" w:rsidP="002E7E1E">
            <w:pPr>
              <w:pStyle w:val="p1"/>
              <w:cnfStyle w:val="100000000000" w:firstRow="1" w:lastRow="0" w:firstColumn="0" w:lastColumn="0" w:oddVBand="0" w:evenVBand="0" w:oddHBand="0" w:evenHBand="0" w:firstRowFirstColumn="0" w:firstRowLastColumn="0" w:lastRowFirstColumn="0" w:lastRowLastColumn="0"/>
              <w:rPr>
                <w:rStyle w:val="s1"/>
              </w:rPr>
            </w:pPr>
            <w:r w:rsidRPr="00D6225F">
              <w:rPr>
                <w:rStyle w:val="s1"/>
              </w:rPr>
              <w:t>Type of measure</w:t>
            </w:r>
          </w:p>
        </w:tc>
        <w:tc>
          <w:tcPr>
            <w:tcW w:w="1234" w:type="dxa"/>
          </w:tcPr>
          <w:p w14:paraId="750BE479" w14:textId="77777777" w:rsidR="00C0423D" w:rsidRPr="00183C82" w:rsidRDefault="00C0423D" w:rsidP="002E7E1E">
            <w:pPr>
              <w:pStyle w:val="p1"/>
              <w:cnfStyle w:val="100000000000" w:firstRow="1" w:lastRow="0" w:firstColumn="0" w:lastColumn="0" w:oddVBand="0" w:evenVBand="0" w:oddHBand="0"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Manufacture</w:t>
            </w:r>
          </w:p>
        </w:tc>
        <w:tc>
          <w:tcPr>
            <w:tcW w:w="1235" w:type="dxa"/>
          </w:tcPr>
          <w:p w14:paraId="6448E11A" w14:textId="77777777" w:rsidR="00C0423D" w:rsidRPr="00183C82" w:rsidRDefault="00C0423D" w:rsidP="002E7E1E">
            <w:pPr>
              <w:pStyle w:val="p1"/>
              <w:cnfStyle w:val="100000000000" w:firstRow="1" w:lastRow="0" w:firstColumn="0" w:lastColumn="0" w:oddVBand="0" w:evenVBand="0" w:oddHBand="0"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Units</w:t>
            </w:r>
          </w:p>
        </w:tc>
        <w:tc>
          <w:tcPr>
            <w:tcW w:w="1235" w:type="dxa"/>
          </w:tcPr>
          <w:p w14:paraId="5AF0990E" w14:textId="77777777" w:rsidR="00C0423D" w:rsidRPr="00D6225F" w:rsidRDefault="00C0423D" w:rsidP="002E7E1E">
            <w:pPr>
              <w:pStyle w:val="p1"/>
              <w:cnfStyle w:val="100000000000" w:firstRow="1" w:lastRow="0" w:firstColumn="0" w:lastColumn="0" w:oddVBand="0" w:evenVBand="0" w:oddHBand="0" w:evenHBand="0" w:firstRowFirstColumn="0" w:firstRowLastColumn="0" w:lastRowFirstColumn="0" w:lastRowLastColumn="0"/>
              <w:rPr>
                <w:rStyle w:val="s1"/>
              </w:rPr>
            </w:pPr>
            <w:r w:rsidRPr="00D6225F">
              <w:rPr>
                <w:rStyle w:val="s1"/>
              </w:rPr>
              <w:t>Value normal</w:t>
            </w:r>
          </w:p>
        </w:tc>
        <w:tc>
          <w:tcPr>
            <w:tcW w:w="1234" w:type="dxa"/>
          </w:tcPr>
          <w:p w14:paraId="5B2C9C87" w14:textId="77777777" w:rsidR="00C0423D" w:rsidRPr="00D6225F" w:rsidRDefault="00C0423D" w:rsidP="002E7E1E">
            <w:pPr>
              <w:pStyle w:val="p1"/>
              <w:cnfStyle w:val="100000000000" w:firstRow="1" w:lastRow="0" w:firstColumn="0" w:lastColumn="0" w:oddVBand="0" w:evenVBand="0" w:oddHBand="0" w:evenHBand="0" w:firstRowFirstColumn="0" w:firstRowLastColumn="0" w:lastRowFirstColumn="0" w:lastRowLastColumn="0"/>
              <w:rPr>
                <w:rStyle w:val="s1"/>
              </w:rPr>
            </w:pPr>
            <w:r w:rsidRPr="00D6225F">
              <w:rPr>
                <w:rStyle w:val="s1"/>
              </w:rPr>
              <w:t>Value abdnormal</w:t>
            </w:r>
          </w:p>
        </w:tc>
        <w:tc>
          <w:tcPr>
            <w:tcW w:w="1235" w:type="dxa"/>
          </w:tcPr>
          <w:p w14:paraId="597DDD34" w14:textId="77777777" w:rsidR="00C0423D" w:rsidRPr="00D6225F" w:rsidRDefault="00C0423D" w:rsidP="002E7E1E">
            <w:pPr>
              <w:pStyle w:val="p1"/>
              <w:cnfStyle w:val="100000000000" w:firstRow="1" w:lastRow="0" w:firstColumn="0" w:lastColumn="0" w:oddVBand="0" w:evenVBand="0" w:oddHBand="0" w:evenHBand="0" w:firstRowFirstColumn="0" w:firstRowLastColumn="0" w:lastRowFirstColumn="0" w:lastRowLastColumn="0"/>
              <w:rPr>
                <w:rStyle w:val="s1"/>
              </w:rPr>
            </w:pPr>
            <w:r w:rsidRPr="00D6225F">
              <w:rPr>
                <w:rStyle w:val="s1"/>
              </w:rPr>
              <w:t xml:space="preserve">Comparator </w:t>
            </w:r>
          </w:p>
        </w:tc>
        <w:tc>
          <w:tcPr>
            <w:tcW w:w="1235" w:type="dxa"/>
          </w:tcPr>
          <w:p w14:paraId="4C9BFEE3" w14:textId="77777777" w:rsidR="00C0423D" w:rsidRPr="00D6225F" w:rsidRDefault="00C0423D" w:rsidP="002E7E1E">
            <w:pPr>
              <w:pStyle w:val="p1"/>
              <w:cnfStyle w:val="100000000000" w:firstRow="1" w:lastRow="0" w:firstColumn="0" w:lastColumn="0" w:oddVBand="0" w:evenVBand="0" w:oddHBand="0" w:evenHBand="0" w:firstRowFirstColumn="0" w:firstRowLastColumn="0" w:lastRowFirstColumn="0" w:lastRowLastColumn="0"/>
              <w:rPr>
                <w:rStyle w:val="s1"/>
              </w:rPr>
            </w:pPr>
            <w:r w:rsidRPr="00D6225F">
              <w:rPr>
                <w:rStyle w:val="s1"/>
              </w:rPr>
              <w:t xml:space="preserve">Age (years) </w:t>
            </w:r>
          </w:p>
        </w:tc>
        <w:tc>
          <w:tcPr>
            <w:tcW w:w="1234" w:type="dxa"/>
          </w:tcPr>
          <w:p w14:paraId="178E32FE" w14:textId="77777777" w:rsidR="00C0423D" w:rsidRPr="00183C82" w:rsidRDefault="00C0423D" w:rsidP="002E7E1E">
            <w:pPr>
              <w:cnfStyle w:val="100000000000" w:firstRow="1" w:lastRow="0" w:firstColumn="0" w:lastColumn="0" w:oddVBand="0" w:evenVBand="0" w:oddHBand="0" w:evenHBand="0" w:firstRowFirstColumn="0" w:firstRowLastColumn="0" w:lastRowFirstColumn="0" w:lastRowLastColumn="0"/>
              <w:rPr>
                <w:rFonts w:ascii="UICTFontTextStyleBody" w:hAnsi="UICTFontTextStyleBody"/>
              </w:rPr>
            </w:pPr>
            <w:r w:rsidRPr="00183C82">
              <w:rPr>
                <w:rFonts w:ascii="UICTFontTextStyleBody" w:hAnsi="UICTFontTextStyleBody"/>
              </w:rPr>
              <w:t>N</w:t>
            </w:r>
          </w:p>
        </w:tc>
        <w:tc>
          <w:tcPr>
            <w:tcW w:w="1235" w:type="dxa"/>
          </w:tcPr>
          <w:p w14:paraId="4546FCA9" w14:textId="77777777" w:rsidR="00C0423D" w:rsidRPr="00183C82" w:rsidRDefault="00C0423D" w:rsidP="002E7E1E">
            <w:pPr>
              <w:cnfStyle w:val="100000000000" w:firstRow="1" w:lastRow="0" w:firstColumn="0" w:lastColumn="0" w:oddVBand="0" w:evenVBand="0" w:oddHBand="0" w:evenHBand="0" w:firstRowFirstColumn="0" w:firstRowLastColumn="0" w:lastRowFirstColumn="0" w:lastRowLastColumn="0"/>
              <w:rPr>
                <w:rFonts w:ascii="UICTFontTextStyleBody" w:hAnsi="UICTFontTextStyleBody"/>
              </w:rPr>
            </w:pPr>
            <w:r w:rsidRPr="00183C82">
              <w:rPr>
                <w:rFonts w:ascii="UICTFontTextStyleBody" w:hAnsi="UICTFontTextStyleBody"/>
              </w:rPr>
              <w:t>Date</w:t>
            </w:r>
          </w:p>
        </w:tc>
        <w:tc>
          <w:tcPr>
            <w:tcW w:w="1235" w:type="dxa"/>
          </w:tcPr>
          <w:p w14:paraId="4F57B6AF" w14:textId="77777777" w:rsidR="00C0423D" w:rsidRPr="00D6225F" w:rsidRDefault="00C0423D" w:rsidP="002E7E1E">
            <w:pPr>
              <w:pStyle w:val="p1"/>
              <w:cnfStyle w:val="100000000000" w:firstRow="1" w:lastRow="0" w:firstColumn="0" w:lastColumn="0" w:oddVBand="0" w:evenVBand="0" w:oddHBand="0" w:evenHBand="0" w:firstRowFirstColumn="0" w:firstRowLastColumn="0" w:lastRowFirstColumn="0" w:lastRowLastColumn="0"/>
              <w:rPr>
                <w:rFonts w:eastAsia="Times New Roman"/>
                <w:shd w:val="clear" w:color="auto" w:fill="FFFFFF"/>
              </w:rPr>
            </w:pPr>
            <w:r w:rsidRPr="00D6225F">
              <w:rPr>
                <w:rFonts w:eastAsia="Times New Roman"/>
                <w:shd w:val="clear" w:color="auto" w:fill="FFFFFF"/>
              </w:rPr>
              <w:t>Last author</w:t>
            </w:r>
          </w:p>
        </w:tc>
      </w:tr>
      <w:tr w:rsidR="00D6225F" w:rsidRPr="00155BEE" w14:paraId="69707208" w14:textId="77777777" w:rsidTr="00D6225F">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34" w:type="dxa"/>
          </w:tcPr>
          <w:p w14:paraId="1FE038B4" w14:textId="77777777" w:rsidR="00C0423D" w:rsidRPr="00D6225F" w:rsidRDefault="00C0423D" w:rsidP="002E7E1E">
            <w:pPr>
              <w:pStyle w:val="p1"/>
              <w:rPr>
                <w:rStyle w:val="s1"/>
              </w:rPr>
            </w:pPr>
          </w:p>
        </w:tc>
        <w:tc>
          <w:tcPr>
            <w:tcW w:w="1235" w:type="dxa"/>
          </w:tcPr>
          <w:p w14:paraId="77EC12F3"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5" w:type="dxa"/>
          </w:tcPr>
          <w:p w14:paraId="369FF202"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4" w:type="dxa"/>
          </w:tcPr>
          <w:p w14:paraId="311408C6"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B1B1B"/>
                <w:shd w:val="clear" w:color="auto" w:fill="FFFFFF"/>
              </w:rPr>
            </w:pPr>
          </w:p>
        </w:tc>
        <w:tc>
          <w:tcPr>
            <w:tcW w:w="1235" w:type="dxa"/>
          </w:tcPr>
          <w:p w14:paraId="68A169CC"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B1B1B"/>
                <w:shd w:val="clear" w:color="auto" w:fill="FFFFFF"/>
              </w:rPr>
            </w:pPr>
          </w:p>
        </w:tc>
        <w:tc>
          <w:tcPr>
            <w:tcW w:w="1235" w:type="dxa"/>
          </w:tcPr>
          <w:p w14:paraId="13649718"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4" w:type="dxa"/>
          </w:tcPr>
          <w:p w14:paraId="15054159"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5" w:type="dxa"/>
          </w:tcPr>
          <w:p w14:paraId="05A8ADB4"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5" w:type="dxa"/>
          </w:tcPr>
          <w:p w14:paraId="331C98F9"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4" w:type="dxa"/>
          </w:tcPr>
          <w:p w14:paraId="6B256657" w14:textId="77777777" w:rsidR="00C0423D" w:rsidRPr="00183C82" w:rsidRDefault="00C0423D" w:rsidP="002E7E1E">
            <w:pPr>
              <w:cnfStyle w:val="000000100000" w:firstRow="0" w:lastRow="0" w:firstColumn="0" w:lastColumn="0" w:oddVBand="0" w:evenVBand="0" w:oddHBand="1" w:evenHBand="0" w:firstRowFirstColumn="0" w:firstRowLastColumn="0" w:lastRowFirstColumn="0" w:lastRowLastColumn="0"/>
              <w:rPr>
                <w:rFonts w:ascii="UICTFontTextStyleBody" w:hAnsi="UICTFontTextStyleBody"/>
              </w:rPr>
            </w:pPr>
          </w:p>
        </w:tc>
        <w:tc>
          <w:tcPr>
            <w:tcW w:w="1235" w:type="dxa"/>
          </w:tcPr>
          <w:p w14:paraId="14D4084D" w14:textId="77777777" w:rsidR="00C0423D" w:rsidRPr="00183C82" w:rsidRDefault="00C0423D" w:rsidP="002E7E1E">
            <w:pPr>
              <w:cnfStyle w:val="000000100000" w:firstRow="0" w:lastRow="0" w:firstColumn="0" w:lastColumn="0" w:oddVBand="0" w:evenVBand="0" w:oddHBand="1" w:evenHBand="0" w:firstRowFirstColumn="0" w:firstRowLastColumn="0" w:lastRowFirstColumn="0" w:lastRowLastColumn="0"/>
              <w:rPr>
                <w:rFonts w:ascii="UICTFontTextStyleBody" w:hAnsi="UICTFontTextStyleBody"/>
              </w:rPr>
            </w:pPr>
          </w:p>
        </w:tc>
        <w:tc>
          <w:tcPr>
            <w:tcW w:w="1235" w:type="dxa"/>
          </w:tcPr>
          <w:p w14:paraId="254F2CA5"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hd w:val="clear" w:color="auto" w:fill="FFFFFF"/>
              </w:rPr>
            </w:pPr>
          </w:p>
        </w:tc>
      </w:tr>
      <w:tr w:rsidR="00D6225F" w:rsidRPr="00155BEE" w14:paraId="11F507B9" w14:textId="77777777" w:rsidTr="00D6225F">
        <w:trPr>
          <w:trHeight w:val="1109"/>
        </w:trPr>
        <w:tc>
          <w:tcPr>
            <w:cnfStyle w:val="001000000000" w:firstRow="0" w:lastRow="0" w:firstColumn="1" w:lastColumn="0" w:oddVBand="0" w:evenVBand="0" w:oddHBand="0" w:evenHBand="0" w:firstRowFirstColumn="0" w:firstRowLastColumn="0" w:lastRowFirstColumn="0" w:lastRowLastColumn="0"/>
            <w:tcW w:w="1234" w:type="dxa"/>
          </w:tcPr>
          <w:p w14:paraId="19D390AC" w14:textId="77777777" w:rsidR="00C0423D" w:rsidRPr="00D6225F" w:rsidRDefault="00C0423D" w:rsidP="002E7E1E">
            <w:pPr>
              <w:pStyle w:val="p1"/>
              <w:rPr>
                <w:rStyle w:val="s1"/>
              </w:rPr>
            </w:pPr>
            <w:r w:rsidRPr="00D6225F">
              <w:rPr>
                <w:rStyle w:val="s1"/>
              </w:rPr>
              <w:t>62</w:t>
            </w:r>
          </w:p>
        </w:tc>
        <w:tc>
          <w:tcPr>
            <w:tcW w:w="1235" w:type="dxa"/>
          </w:tcPr>
          <w:p w14:paraId="6461E24F"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Taiwan</w:t>
            </w:r>
          </w:p>
        </w:tc>
        <w:tc>
          <w:tcPr>
            <w:tcW w:w="1235" w:type="dxa"/>
          </w:tcPr>
          <w:p w14:paraId="1A33EA03"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 xml:space="preserve">QUS </w:t>
            </w:r>
          </w:p>
          <w:p w14:paraId="54A52B7D"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 xml:space="preserve">Fibroscan </w:t>
            </w:r>
          </w:p>
        </w:tc>
        <w:tc>
          <w:tcPr>
            <w:tcW w:w="1234" w:type="dxa"/>
          </w:tcPr>
          <w:p w14:paraId="5F822F4D" w14:textId="77777777" w:rsidR="00C0423D" w:rsidRPr="00183C82" w:rsidRDefault="00C0423D" w:rsidP="002E7E1E">
            <w:pPr>
              <w:pStyle w:val="p1"/>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N/A</w:t>
            </w:r>
          </w:p>
        </w:tc>
        <w:tc>
          <w:tcPr>
            <w:tcW w:w="1235" w:type="dxa"/>
          </w:tcPr>
          <w:p w14:paraId="205D9576" w14:textId="77777777" w:rsidR="00C0423D" w:rsidRPr="00183C82" w:rsidRDefault="00C0423D" w:rsidP="002E7E1E">
            <w:pPr>
              <w:pStyle w:val="p1"/>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KPa</w:t>
            </w:r>
          </w:p>
        </w:tc>
        <w:tc>
          <w:tcPr>
            <w:tcW w:w="1235" w:type="dxa"/>
          </w:tcPr>
          <w:p w14:paraId="413B8657"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&lt;=5kPa</w:t>
            </w:r>
          </w:p>
        </w:tc>
        <w:tc>
          <w:tcPr>
            <w:tcW w:w="1234" w:type="dxa"/>
          </w:tcPr>
          <w:p w14:paraId="239D9378"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&gt;5kPa</w:t>
            </w:r>
          </w:p>
        </w:tc>
        <w:tc>
          <w:tcPr>
            <w:tcW w:w="1235" w:type="dxa"/>
          </w:tcPr>
          <w:p w14:paraId="6F2F3097"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N/A</w:t>
            </w:r>
          </w:p>
        </w:tc>
        <w:tc>
          <w:tcPr>
            <w:tcW w:w="1235" w:type="dxa"/>
          </w:tcPr>
          <w:p w14:paraId="0068146F"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3-18</w:t>
            </w:r>
          </w:p>
        </w:tc>
        <w:tc>
          <w:tcPr>
            <w:tcW w:w="1234" w:type="dxa"/>
          </w:tcPr>
          <w:p w14:paraId="33E4984D"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UICTFontTextStyleBody" w:hAnsi="UICTFontTextStyleBody"/>
              </w:rPr>
            </w:pPr>
            <w:r w:rsidRPr="00183C82">
              <w:rPr>
                <w:rFonts w:ascii="UICTFontTextStyleBody" w:hAnsi="UICTFontTextStyleBody"/>
              </w:rPr>
              <w:t>173</w:t>
            </w:r>
          </w:p>
        </w:tc>
        <w:tc>
          <w:tcPr>
            <w:tcW w:w="1235" w:type="dxa"/>
          </w:tcPr>
          <w:p w14:paraId="63B3A1BB"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UICTFontTextStyleBody" w:hAnsi="UICTFontTextStyleBody"/>
              </w:rPr>
            </w:pPr>
            <w:r w:rsidRPr="00183C82">
              <w:rPr>
                <w:rFonts w:ascii="UICTFontTextStyleBody" w:hAnsi="UICTFontTextStyleBody"/>
              </w:rPr>
              <w:t>2023</w:t>
            </w:r>
          </w:p>
        </w:tc>
        <w:tc>
          <w:tcPr>
            <w:tcW w:w="1235" w:type="dxa"/>
          </w:tcPr>
          <w:p w14:paraId="7D507067" w14:textId="77777777" w:rsidR="00C0423D" w:rsidRPr="00183C82" w:rsidRDefault="00C0423D" w:rsidP="002E7E1E">
            <w:pPr>
              <w:pStyle w:val="p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hd w:val="clear" w:color="auto" w:fill="FFFFFF"/>
              </w:rPr>
            </w:pPr>
            <w:r w:rsidRPr="00183C82">
              <w:rPr>
                <w:rFonts w:ascii="Arial" w:eastAsia="Times New Roman" w:hAnsi="Arial" w:cs="Arial"/>
                <w:shd w:val="clear" w:color="auto" w:fill="FFFFFF"/>
              </w:rPr>
              <w:t>Po-Hsiang Tsui</w:t>
            </w:r>
          </w:p>
        </w:tc>
      </w:tr>
      <w:tr w:rsidR="00D6225F" w:rsidRPr="00155BEE" w14:paraId="4540AC12" w14:textId="77777777" w:rsidTr="00D6225F">
        <w:trPr>
          <w:cnfStyle w:val="000000100000" w:firstRow="0" w:lastRow="0" w:firstColumn="0" w:lastColumn="0" w:oddVBand="0" w:evenVBand="0" w:oddHBand="1" w:evenHBand="0" w:firstRowFirstColumn="0" w:firstRowLastColumn="0" w:lastRowFirstColumn="0" w:lastRowLastColumn="0"/>
          <w:trHeight w:val="5556"/>
        </w:trPr>
        <w:tc>
          <w:tcPr>
            <w:cnfStyle w:val="001000000000" w:firstRow="0" w:lastRow="0" w:firstColumn="1" w:lastColumn="0" w:oddVBand="0" w:evenVBand="0" w:oddHBand="0" w:evenHBand="0" w:firstRowFirstColumn="0" w:firstRowLastColumn="0" w:lastRowFirstColumn="0" w:lastRowLastColumn="0"/>
            <w:tcW w:w="1234" w:type="dxa"/>
          </w:tcPr>
          <w:p w14:paraId="0035F1B1" w14:textId="77777777" w:rsidR="00C0423D" w:rsidRPr="00D6225F" w:rsidRDefault="00C0423D" w:rsidP="002E7E1E">
            <w:pPr>
              <w:pStyle w:val="p1"/>
              <w:rPr>
                <w:rStyle w:val="s1"/>
              </w:rPr>
            </w:pPr>
            <w:r w:rsidRPr="00D6225F">
              <w:rPr>
                <w:rStyle w:val="s1"/>
              </w:rPr>
              <w:lastRenderedPageBreak/>
              <w:t>11</w:t>
            </w:r>
          </w:p>
        </w:tc>
        <w:tc>
          <w:tcPr>
            <w:tcW w:w="1235" w:type="dxa"/>
          </w:tcPr>
          <w:p w14:paraId="3085D098"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 xml:space="preserve">Italy </w:t>
            </w:r>
          </w:p>
        </w:tc>
        <w:tc>
          <w:tcPr>
            <w:tcW w:w="1235" w:type="dxa"/>
          </w:tcPr>
          <w:p w14:paraId="18A02107"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 xml:space="preserve">QUS </w:t>
            </w:r>
          </w:p>
          <w:p w14:paraId="521FC82F"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pPr>
            <w:r w:rsidRPr="00D6225F">
              <w:rPr>
                <w:rStyle w:val="s1"/>
              </w:rPr>
              <w:t>Hepato-Renal Index with automated region of interest recommendation (EzHRI), Tissue Attenuation Imaging (TAI), and Tissue Scatter Distribution Imaging (TSI)</w:t>
            </w:r>
          </w:p>
          <w:p w14:paraId="284F8738"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4" w:type="dxa"/>
          </w:tcPr>
          <w:p w14:paraId="0E034883"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Samsung medison</w:t>
            </w:r>
          </w:p>
        </w:tc>
        <w:tc>
          <w:tcPr>
            <w:tcW w:w="1235" w:type="dxa"/>
          </w:tcPr>
          <w:p w14:paraId="2F0182E9"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 xml:space="preserve">Different units </w:t>
            </w:r>
          </w:p>
        </w:tc>
        <w:tc>
          <w:tcPr>
            <w:tcW w:w="1235" w:type="dxa"/>
          </w:tcPr>
          <w:p w14:paraId="6807FCC2"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pPr>
            <w:r w:rsidRPr="00D6225F">
              <w:rPr>
                <w:rStyle w:val="s1"/>
              </w:rPr>
              <w:t>Normal values are TAI &lt; 0.625, TSI &lt; 91.95, and EzHRI &lt; 1.215.</w:t>
            </w:r>
          </w:p>
          <w:p w14:paraId="15788FB2" w14:textId="77777777" w:rsidR="00C0423D" w:rsidRPr="00D6225F" w:rsidRDefault="00C0423D" w:rsidP="002E7E1E">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i/>
                <w:iCs/>
                <w:color w:val="000000"/>
              </w:rPr>
            </w:pPr>
          </w:p>
        </w:tc>
        <w:tc>
          <w:tcPr>
            <w:tcW w:w="1234" w:type="dxa"/>
          </w:tcPr>
          <w:p w14:paraId="4D2D64BF"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pPr>
            <w:r w:rsidRPr="00D6225F">
              <w:rPr>
                <w:rStyle w:val="s1"/>
              </w:rPr>
              <w:t>Abnormal values are TAI ≥ 0.625, TSI ≥ 91.95, and EzHRI ≥ 1.215.</w:t>
            </w:r>
          </w:p>
          <w:p w14:paraId="617EDF5B"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B1B1B"/>
                <w:shd w:val="clear" w:color="auto" w:fill="FFFFFF"/>
              </w:rPr>
            </w:pPr>
          </w:p>
        </w:tc>
        <w:tc>
          <w:tcPr>
            <w:tcW w:w="1235" w:type="dxa"/>
          </w:tcPr>
          <w:p w14:paraId="5B4B9C72"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MRI PDFF</w:t>
            </w:r>
          </w:p>
        </w:tc>
        <w:tc>
          <w:tcPr>
            <w:tcW w:w="1235" w:type="dxa"/>
          </w:tcPr>
          <w:p w14:paraId="7EBD9AF3"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&lt;18</w:t>
            </w:r>
          </w:p>
        </w:tc>
        <w:tc>
          <w:tcPr>
            <w:tcW w:w="1234" w:type="dxa"/>
          </w:tcPr>
          <w:p w14:paraId="4AEE5ECD" w14:textId="77777777" w:rsidR="00C0423D" w:rsidRPr="00183C82" w:rsidRDefault="00C0423D" w:rsidP="002E7E1E">
            <w:pPr>
              <w:cnfStyle w:val="000000100000" w:firstRow="0" w:lastRow="0" w:firstColumn="0" w:lastColumn="0" w:oddVBand="0" w:evenVBand="0" w:oddHBand="1" w:evenHBand="0" w:firstRowFirstColumn="0" w:firstRowLastColumn="0" w:lastRowFirstColumn="0" w:lastRowLastColumn="0"/>
              <w:rPr>
                <w:rFonts w:ascii="UICTFontTextStyleBody" w:hAnsi="UICTFontTextStyleBody"/>
              </w:rPr>
            </w:pPr>
            <w:r w:rsidRPr="00183C82">
              <w:rPr>
                <w:rFonts w:ascii="UICTFontTextStyleBody" w:hAnsi="UICTFontTextStyleBody"/>
              </w:rPr>
              <w:t>36</w:t>
            </w:r>
          </w:p>
        </w:tc>
        <w:tc>
          <w:tcPr>
            <w:tcW w:w="1235" w:type="dxa"/>
          </w:tcPr>
          <w:p w14:paraId="35B7C87F" w14:textId="77777777" w:rsidR="00C0423D" w:rsidRPr="00183C82" w:rsidRDefault="00C0423D" w:rsidP="002E7E1E">
            <w:pPr>
              <w:cnfStyle w:val="000000100000" w:firstRow="0" w:lastRow="0" w:firstColumn="0" w:lastColumn="0" w:oddVBand="0" w:evenVBand="0" w:oddHBand="1" w:evenHBand="0" w:firstRowFirstColumn="0" w:firstRowLastColumn="0" w:lastRowFirstColumn="0" w:lastRowLastColumn="0"/>
              <w:rPr>
                <w:rFonts w:ascii="UICTFontTextStyleBody" w:hAnsi="UICTFontTextStyleBody"/>
              </w:rPr>
            </w:pPr>
            <w:r w:rsidRPr="00183C82">
              <w:rPr>
                <w:rFonts w:ascii="UICTFontTextStyleBody" w:hAnsi="UICTFontTextStyleBody"/>
              </w:rPr>
              <w:t>2023</w:t>
            </w:r>
          </w:p>
        </w:tc>
        <w:tc>
          <w:tcPr>
            <w:tcW w:w="1235" w:type="dxa"/>
          </w:tcPr>
          <w:p w14:paraId="66938ACC"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hd w:val="clear" w:color="auto" w:fill="FFFFFF"/>
              </w:rPr>
            </w:pPr>
            <w:r w:rsidRPr="00183C82">
              <w:rPr>
                <w:rFonts w:ascii="Arial" w:eastAsia="Times New Roman" w:hAnsi="Arial" w:cs="Arial"/>
                <w:shd w:val="clear" w:color="auto" w:fill="FFFFFF"/>
              </w:rPr>
              <w:t>Vito Cantisani</w:t>
            </w:r>
          </w:p>
        </w:tc>
      </w:tr>
      <w:tr w:rsidR="00D6225F" w:rsidRPr="00155BEE" w14:paraId="3FD32949" w14:textId="77777777" w:rsidTr="00D6225F">
        <w:trPr>
          <w:trHeight w:val="2501"/>
        </w:trPr>
        <w:tc>
          <w:tcPr>
            <w:cnfStyle w:val="001000000000" w:firstRow="0" w:lastRow="0" w:firstColumn="1" w:lastColumn="0" w:oddVBand="0" w:evenVBand="0" w:oddHBand="0" w:evenHBand="0" w:firstRowFirstColumn="0" w:firstRowLastColumn="0" w:lastRowFirstColumn="0" w:lastRowLastColumn="0"/>
            <w:tcW w:w="1234" w:type="dxa"/>
          </w:tcPr>
          <w:p w14:paraId="5D1600F5" w14:textId="77777777" w:rsidR="00C0423D" w:rsidRPr="00D6225F" w:rsidRDefault="00C0423D" w:rsidP="002E7E1E">
            <w:pPr>
              <w:pStyle w:val="p1"/>
              <w:rPr>
                <w:rStyle w:val="s1"/>
              </w:rPr>
            </w:pPr>
            <w:r w:rsidRPr="00D6225F">
              <w:rPr>
                <w:rStyle w:val="s1"/>
              </w:rPr>
              <w:t>74</w:t>
            </w:r>
          </w:p>
        </w:tc>
        <w:tc>
          <w:tcPr>
            <w:tcW w:w="1235" w:type="dxa"/>
          </w:tcPr>
          <w:p w14:paraId="302FAFB7"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 xml:space="preserve">Turkey quantitative </w:t>
            </w:r>
          </w:p>
        </w:tc>
        <w:tc>
          <w:tcPr>
            <w:tcW w:w="1235" w:type="dxa"/>
          </w:tcPr>
          <w:p w14:paraId="3074CADC"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ATI (ultrasound atténuation Imaging)</w:t>
            </w:r>
          </w:p>
        </w:tc>
        <w:tc>
          <w:tcPr>
            <w:tcW w:w="1234" w:type="dxa"/>
          </w:tcPr>
          <w:p w14:paraId="0B97296D" w14:textId="77777777" w:rsidR="00C0423D" w:rsidRPr="00183C82" w:rsidRDefault="00C0423D" w:rsidP="002E7E1E">
            <w:pPr>
              <w:pStyle w:val="p1"/>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Canon</w:t>
            </w:r>
          </w:p>
        </w:tc>
        <w:tc>
          <w:tcPr>
            <w:tcW w:w="1235" w:type="dxa"/>
          </w:tcPr>
          <w:p w14:paraId="411CE35C"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183C82">
              <w:rPr>
                <w:rFonts w:ascii="Cambria" w:eastAsia="Times New Roman" w:hAnsi="Cambria"/>
                <w:color w:val="1B1B1B"/>
                <w:shd w:val="clear" w:color="auto" w:fill="FFFFFF"/>
              </w:rPr>
              <w:t>DB/cm/MHz</w:t>
            </w:r>
          </w:p>
        </w:tc>
        <w:tc>
          <w:tcPr>
            <w:tcW w:w="1235" w:type="dxa"/>
          </w:tcPr>
          <w:p w14:paraId="0C4B1312" w14:textId="77777777" w:rsidR="00C0423D" w:rsidRPr="00D6225F" w:rsidRDefault="00C0423D" w:rsidP="002E7E1E">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i/>
                <w:iCs/>
                <w:color w:val="000000"/>
              </w:rPr>
            </w:pPr>
            <w:r w:rsidRPr="00D6225F">
              <w:rPr>
                <w:rFonts w:ascii="Open Sans" w:eastAsia="Times New Roman" w:hAnsi="Open Sans" w:cs="Open Sans"/>
                <w:i/>
                <w:iCs/>
                <w:color w:val="000000"/>
              </w:rPr>
              <w:t>&lt;0,65</w:t>
            </w:r>
            <w:r w:rsidRPr="00183C82">
              <w:rPr>
                <w:rFonts w:ascii="Cambria" w:eastAsia="Times New Roman" w:hAnsi="Cambria"/>
                <w:color w:val="1B1B1B"/>
                <w:shd w:val="clear" w:color="auto" w:fill="FFFFFF"/>
              </w:rPr>
              <w:t xml:space="preserve"> dB/cm/MHz</w:t>
            </w:r>
          </w:p>
        </w:tc>
        <w:tc>
          <w:tcPr>
            <w:tcW w:w="1234" w:type="dxa"/>
          </w:tcPr>
          <w:p w14:paraId="37275A6E" w14:textId="77777777" w:rsidR="00C0423D" w:rsidRPr="00183C82" w:rsidRDefault="00C0423D" w:rsidP="002E7E1E">
            <w:pPr>
              <w:pStyle w:val="p1"/>
              <w:cnfStyle w:val="000000000000" w:firstRow="0" w:lastRow="0" w:firstColumn="0" w:lastColumn="0" w:oddVBand="0" w:evenVBand="0" w:oddHBand="0"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&gt;=0,65 dB/cm/MHz</w:t>
            </w:r>
          </w:p>
        </w:tc>
        <w:tc>
          <w:tcPr>
            <w:tcW w:w="1235" w:type="dxa"/>
          </w:tcPr>
          <w:p w14:paraId="7BC4ECF9"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MRI PDFF</w:t>
            </w:r>
          </w:p>
        </w:tc>
        <w:tc>
          <w:tcPr>
            <w:tcW w:w="1235" w:type="dxa"/>
          </w:tcPr>
          <w:p w14:paraId="4CC40371"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rStyle w:val="s1"/>
              </w:rPr>
            </w:pPr>
            <w:r w:rsidRPr="00D6225F">
              <w:rPr>
                <w:rStyle w:val="s1"/>
              </w:rPr>
              <w:t>9-18</w:t>
            </w:r>
          </w:p>
        </w:tc>
        <w:tc>
          <w:tcPr>
            <w:tcW w:w="1234" w:type="dxa"/>
          </w:tcPr>
          <w:p w14:paraId="16C4F0FA"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UICTFontTextStyleBody" w:hAnsi="UICTFontTextStyleBody"/>
              </w:rPr>
            </w:pPr>
            <w:r w:rsidRPr="00183C82">
              <w:rPr>
                <w:rFonts w:ascii="UICTFontTextStyleBody" w:hAnsi="UICTFontTextStyleBody"/>
              </w:rPr>
              <w:t>140</w:t>
            </w:r>
          </w:p>
        </w:tc>
        <w:tc>
          <w:tcPr>
            <w:tcW w:w="1235" w:type="dxa"/>
          </w:tcPr>
          <w:p w14:paraId="1C5D6204"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UICTFontTextStyleBody" w:hAnsi="UICTFontTextStyleBody"/>
              </w:rPr>
            </w:pPr>
            <w:r w:rsidRPr="00183C82">
              <w:rPr>
                <w:rFonts w:ascii="UICTFontTextStyleBody" w:hAnsi="UICTFontTextStyleBody"/>
              </w:rPr>
              <w:t>2023</w:t>
            </w:r>
          </w:p>
        </w:tc>
        <w:tc>
          <w:tcPr>
            <w:tcW w:w="1235" w:type="dxa"/>
          </w:tcPr>
          <w:p w14:paraId="4585F9F6" w14:textId="77777777" w:rsidR="00C0423D" w:rsidRPr="00183C82" w:rsidRDefault="00C0423D" w:rsidP="002E7E1E">
            <w:pPr>
              <w:pStyle w:val="p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hd w:val="clear" w:color="auto" w:fill="FFFFFF"/>
              </w:rPr>
            </w:pPr>
            <w:r w:rsidRPr="00183C82">
              <w:rPr>
                <w:rFonts w:ascii="Arial" w:eastAsia="Times New Roman" w:hAnsi="Arial" w:cs="Arial"/>
                <w:shd w:val="clear" w:color="auto" w:fill="FFFFFF"/>
              </w:rPr>
              <w:t>Artur Salmaslioglu</w:t>
            </w:r>
          </w:p>
        </w:tc>
      </w:tr>
      <w:tr w:rsidR="00D6225F" w:rsidRPr="00155BEE" w14:paraId="68F5090A" w14:textId="77777777" w:rsidTr="00D6225F">
        <w:trPr>
          <w:cnfStyle w:val="000000100000" w:firstRow="0" w:lastRow="0" w:firstColumn="0" w:lastColumn="0" w:oddVBand="0" w:evenVBand="0" w:oddHBand="1" w:evenHBand="0" w:firstRowFirstColumn="0" w:firstRowLastColumn="0" w:lastRowFirstColumn="0" w:lastRowLastColumn="0"/>
          <w:trHeight w:val="2771"/>
        </w:trPr>
        <w:tc>
          <w:tcPr>
            <w:cnfStyle w:val="001000000000" w:firstRow="0" w:lastRow="0" w:firstColumn="1" w:lastColumn="0" w:oddVBand="0" w:evenVBand="0" w:oddHBand="0" w:evenHBand="0" w:firstRowFirstColumn="0" w:firstRowLastColumn="0" w:lastRowFirstColumn="0" w:lastRowLastColumn="0"/>
            <w:tcW w:w="1234" w:type="dxa"/>
          </w:tcPr>
          <w:p w14:paraId="22E3A3F9" w14:textId="77777777" w:rsidR="00C0423D" w:rsidRPr="00D6225F" w:rsidRDefault="00C0423D" w:rsidP="002E7E1E">
            <w:pPr>
              <w:pStyle w:val="p1"/>
              <w:rPr>
                <w:rStyle w:val="s1"/>
              </w:rPr>
            </w:pPr>
            <w:r w:rsidRPr="00D6225F">
              <w:rPr>
                <w:rStyle w:val="s1"/>
              </w:rPr>
              <w:lastRenderedPageBreak/>
              <w:t>14</w:t>
            </w:r>
          </w:p>
        </w:tc>
        <w:tc>
          <w:tcPr>
            <w:tcW w:w="1235" w:type="dxa"/>
          </w:tcPr>
          <w:p w14:paraId="121641C1"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USA Quantitative</w:t>
            </w:r>
          </w:p>
        </w:tc>
        <w:tc>
          <w:tcPr>
            <w:tcW w:w="1235" w:type="dxa"/>
          </w:tcPr>
          <w:p w14:paraId="7AE548B9"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Ultrasound derived fat fraction (UDFF)</w:t>
            </w:r>
          </w:p>
        </w:tc>
        <w:tc>
          <w:tcPr>
            <w:tcW w:w="1234" w:type="dxa"/>
          </w:tcPr>
          <w:p w14:paraId="4923E994"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Siemens healthineers</w:t>
            </w:r>
          </w:p>
        </w:tc>
        <w:tc>
          <w:tcPr>
            <w:tcW w:w="1235" w:type="dxa"/>
          </w:tcPr>
          <w:p w14:paraId="01C49CB9"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Cambria" w:eastAsia="Times New Roman" w:hAnsi="Cambria"/>
                <w:color w:val="1B1B1B"/>
                <w:shd w:val="clear" w:color="auto" w:fill="FFFFFF"/>
              </w:rPr>
            </w:pPr>
            <w:r w:rsidRPr="00183C82">
              <w:rPr>
                <w:rFonts w:ascii="Cambria" w:eastAsia="Times New Roman" w:hAnsi="Cambria"/>
                <w:color w:val="1B1B1B"/>
                <w:shd w:val="clear" w:color="auto" w:fill="FFFFFF"/>
              </w:rPr>
              <w:t>%</w:t>
            </w:r>
          </w:p>
        </w:tc>
        <w:tc>
          <w:tcPr>
            <w:tcW w:w="1235" w:type="dxa"/>
          </w:tcPr>
          <w:p w14:paraId="6EBD2365"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UDFF &lt; 6%</w:t>
            </w:r>
          </w:p>
        </w:tc>
        <w:tc>
          <w:tcPr>
            <w:tcW w:w="1234" w:type="dxa"/>
          </w:tcPr>
          <w:p w14:paraId="6903D0C1"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UDFF &gt; 6%</w:t>
            </w:r>
          </w:p>
        </w:tc>
        <w:tc>
          <w:tcPr>
            <w:tcW w:w="1235" w:type="dxa"/>
          </w:tcPr>
          <w:p w14:paraId="526C5EA5"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MRI-PDFF</w:t>
            </w:r>
          </w:p>
        </w:tc>
        <w:tc>
          <w:tcPr>
            <w:tcW w:w="1235" w:type="dxa"/>
          </w:tcPr>
          <w:p w14:paraId="2277B450"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7-18</w:t>
            </w:r>
          </w:p>
        </w:tc>
        <w:tc>
          <w:tcPr>
            <w:tcW w:w="1234" w:type="dxa"/>
          </w:tcPr>
          <w:p w14:paraId="654D28C4" w14:textId="77777777" w:rsidR="00C0423D" w:rsidRPr="00183C82" w:rsidRDefault="00C0423D" w:rsidP="002E7E1E">
            <w:pPr>
              <w:cnfStyle w:val="000000100000" w:firstRow="0" w:lastRow="0" w:firstColumn="0" w:lastColumn="0" w:oddVBand="0" w:evenVBand="0" w:oddHBand="1" w:evenHBand="0" w:firstRowFirstColumn="0" w:firstRowLastColumn="0" w:lastRowFirstColumn="0" w:lastRowLastColumn="0"/>
              <w:rPr>
                <w:rFonts w:ascii="UICTFontTextStyleBody" w:hAnsi="UICTFontTextStyleBody"/>
              </w:rPr>
            </w:pPr>
            <w:r w:rsidRPr="00183C82">
              <w:rPr>
                <w:rFonts w:ascii="UICTFontTextStyleBody" w:hAnsi="UICTFontTextStyleBody"/>
              </w:rPr>
              <w:t>46</w:t>
            </w:r>
          </w:p>
        </w:tc>
        <w:tc>
          <w:tcPr>
            <w:tcW w:w="1235" w:type="dxa"/>
          </w:tcPr>
          <w:p w14:paraId="5C21E0E3" w14:textId="77777777" w:rsidR="00C0423D" w:rsidRPr="00183C82" w:rsidRDefault="00C0423D" w:rsidP="002E7E1E">
            <w:pPr>
              <w:cnfStyle w:val="000000100000" w:firstRow="0" w:lastRow="0" w:firstColumn="0" w:lastColumn="0" w:oddVBand="0" w:evenVBand="0" w:oddHBand="1" w:evenHBand="0" w:firstRowFirstColumn="0" w:firstRowLastColumn="0" w:lastRowFirstColumn="0" w:lastRowLastColumn="0"/>
              <w:rPr>
                <w:rFonts w:ascii="UICTFontTextStyleBody" w:hAnsi="UICTFontTextStyleBody"/>
              </w:rPr>
            </w:pPr>
            <w:r w:rsidRPr="00183C82">
              <w:rPr>
                <w:rFonts w:ascii="UICTFontTextStyleBody" w:hAnsi="UICTFontTextStyleBody"/>
              </w:rPr>
              <w:t>2023</w:t>
            </w:r>
          </w:p>
        </w:tc>
        <w:tc>
          <w:tcPr>
            <w:tcW w:w="1235" w:type="dxa"/>
          </w:tcPr>
          <w:p w14:paraId="1ABD3DB5"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rPr>
                <w:rFonts w:ascii="Arial" w:eastAsia="Times New Roman" w:hAnsi="Arial" w:cs="Arial"/>
                <w:shd w:val="clear" w:color="auto" w:fill="FFFFFF"/>
              </w:rPr>
            </w:pPr>
            <w:r w:rsidRPr="00183C82">
              <w:rPr>
                <w:rFonts w:ascii="Arial" w:eastAsia="Times New Roman" w:hAnsi="Arial" w:cs="Arial"/>
                <w:shd w:val="clear" w:color="auto" w:fill="FFFFFF"/>
              </w:rPr>
              <w:t xml:space="preserve">Rubesova Erika </w:t>
            </w:r>
          </w:p>
        </w:tc>
      </w:tr>
      <w:tr w:rsidR="00D6225F" w:rsidRPr="00155BEE" w14:paraId="04A9D01F" w14:textId="77777777" w:rsidTr="00D6225F">
        <w:trPr>
          <w:trHeight w:val="2757"/>
        </w:trPr>
        <w:tc>
          <w:tcPr>
            <w:cnfStyle w:val="001000000000" w:firstRow="0" w:lastRow="0" w:firstColumn="1" w:lastColumn="0" w:oddVBand="0" w:evenVBand="0" w:oddHBand="0" w:evenHBand="0" w:firstRowFirstColumn="0" w:firstRowLastColumn="0" w:lastRowFirstColumn="0" w:lastRowLastColumn="0"/>
            <w:tcW w:w="1234" w:type="dxa"/>
            <w:hideMark/>
          </w:tcPr>
          <w:p w14:paraId="1B68BEFE" w14:textId="77777777" w:rsidR="00C0423D" w:rsidRPr="00183C82" w:rsidRDefault="00C0423D" w:rsidP="002E7E1E">
            <w:pPr>
              <w:rPr>
                <w:rFonts w:ascii=".AppleSystemUIFont" w:hAnsi=".AppleSystemUIFont"/>
              </w:rPr>
            </w:pPr>
            <w:r w:rsidRPr="00183C82">
              <w:rPr>
                <w:rFonts w:ascii="UICTFontTextStyleBody" w:hAnsi="UICTFontTextStyleBody"/>
              </w:rPr>
              <w:t>46</w:t>
            </w:r>
          </w:p>
        </w:tc>
        <w:tc>
          <w:tcPr>
            <w:tcW w:w="1235" w:type="dxa"/>
            <w:hideMark/>
          </w:tcPr>
          <w:p w14:paraId="1C73E181"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r w:rsidRPr="00183C82">
              <w:rPr>
                <w:rFonts w:ascii="UICTFontTextStyleBody" w:hAnsi="UICTFontTextStyleBody"/>
              </w:rPr>
              <w:t>China</w:t>
            </w:r>
          </w:p>
        </w:tc>
        <w:tc>
          <w:tcPr>
            <w:tcW w:w="1235" w:type="dxa"/>
            <w:hideMark/>
          </w:tcPr>
          <w:p w14:paraId="249ED36D"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r w:rsidRPr="00183C82">
              <w:rPr>
                <w:rFonts w:ascii="UICTFontTextStyleBody" w:hAnsi="UICTFontTextStyleBody"/>
              </w:rPr>
              <w:t>ATT SWM</w:t>
            </w:r>
          </w:p>
        </w:tc>
        <w:tc>
          <w:tcPr>
            <w:tcW w:w="1234" w:type="dxa"/>
            <w:hideMark/>
          </w:tcPr>
          <w:p w14:paraId="7C21D3F6"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UICTFontTextStyleBody" w:hAnsi="UICTFontTextStyleBody"/>
                <w:lang w:val="de-CH"/>
              </w:rPr>
            </w:pPr>
            <w:r w:rsidRPr="00183C82">
              <w:rPr>
                <w:rFonts w:ascii="UICTFontTextStyleBody" w:hAnsi="UICTFontTextStyleBody"/>
                <w:lang w:val="de-CH"/>
              </w:rPr>
              <w:t>ATT</w:t>
            </w:r>
            <w:r w:rsidRPr="00183C82">
              <w:rPr>
                <w:rFonts w:ascii="UICTFontTextStyleBody" w:hAnsi="UICTFontTextStyleBody" w:hint="eastAsia"/>
                <w:lang w:val="de-CH"/>
              </w:rPr>
              <w:t> </w:t>
            </w:r>
            <w:r w:rsidRPr="00183C82">
              <w:rPr>
                <w:rFonts w:ascii="UICTFontTextStyleBody" w:hAnsi="UICTFontTextStyleBody"/>
                <w:lang w:val="de-CH"/>
              </w:rPr>
              <w:t>: dB/cm/MHz</w:t>
            </w:r>
          </w:p>
          <w:p w14:paraId="38CD7CA1"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UICTFontTextStyleBody" w:hAnsi="UICTFontTextStyleBody"/>
                <w:lang w:val="de-CH"/>
              </w:rPr>
            </w:pPr>
          </w:p>
          <w:p w14:paraId="3E32F47F"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lang w:val="de-CH"/>
              </w:rPr>
            </w:pPr>
            <w:r w:rsidRPr="00183C82">
              <w:rPr>
                <w:rFonts w:ascii="UICTFontTextStyleBody" w:hAnsi="UICTFontTextStyleBody"/>
                <w:lang w:val="de-CH"/>
              </w:rPr>
              <w:t>SWM</w:t>
            </w:r>
            <w:r w:rsidRPr="00183C82">
              <w:rPr>
                <w:rFonts w:ascii="UICTFontTextStyleBody" w:hAnsi="UICTFontTextStyleBody" w:hint="eastAsia"/>
                <w:lang w:val="de-CH"/>
              </w:rPr>
              <w:t> </w:t>
            </w:r>
            <w:r w:rsidRPr="00183C82">
              <w:rPr>
                <w:rFonts w:ascii="UICTFontTextStyleBody" w:hAnsi="UICTFontTextStyleBody"/>
                <w:lang w:val="de-CH"/>
              </w:rPr>
              <w:t>: m/s</w:t>
            </w:r>
          </w:p>
        </w:tc>
        <w:tc>
          <w:tcPr>
            <w:tcW w:w="1235" w:type="dxa"/>
            <w:hideMark/>
          </w:tcPr>
          <w:p w14:paraId="43DA74F8" w14:textId="77777777" w:rsidR="00C0423D" w:rsidRPr="00D6225F" w:rsidRDefault="00C0423D" w:rsidP="002E7E1E">
            <w:pPr>
              <w:pStyle w:val="p1"/>
              <w:cnfStyle w:val="000000000000" w:firstRow="0" w:lastRow="0" w:firstColumn="0" w:lastColumn="0" w:oddVBand="0" w:evenVBand="0" w:oddHBand="0" w:evenHBand="0" w:firstRowFirstColumn="0" w:firstRowLastColumn="0" w:lastRowFirstColumn="0" w:lastRowLastColumn="0"/>
              <w:rPr>
                <w:b/>
                <w:bCs/>
              </w:rPr>
            </w:pPr>
            <w:r w:rsidRPr="00D6225F">
              <w:rPr>
                <w:rStyle w:val="s1"/>
              </w:rPr>
              <w:t>Arietta 850</w:t>
            </w:r>
            <w:r w:rsidRPr="00183C82">
              <w:rPr>
                <w:rStyle w:val="s2"/>
                <w:sz w:val="24"/>
                <w:szCs w:val="24"/>
              </w:rPr>
              <w:t xml:space="preserve"> </w:t>
            </w:r>
            <w:r w:rsidRPr="00183C82">
              <w:rPr>
                <w:rStyle w:val="s2"/>
                <w:b w:val="0"/>
                <w:bCs w:val="0"/>
                <w:sz w:val="24"/>
                <w:szCs w:val="24"/>
              </w:rPr>
              <w:t>(Hitachi Medical)</w:t>
            </w:r>
          </w:p>
          <w:p w14:paraId="2EC616DA"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p>
        </w:tc>
        <w:tc>
          <w:tcPr>
            <w:tcW w:w="1235" w:type="dxa"/>
            <w:hideMark/>
          </w:tcPr>
          <w:p w14:paraId="00676AFD"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r w:rsidRPr="00183C82">
              <w:rPr>
                <w:rFonts w:ascii="UICTFontTextStyleBody" w:hAnsi="UICTFontTextStyleBody"/>
              </w:rPr>
              <w:t>NR</w:t>
            </w:r>
          </w:p>
        </w:tc>
        <w:tc>
          <w:tcPr>
            <w:tcW w:w="1234" w:type="dxa"/>
            <w:hideMark/>
          </w:tcPr>
          <w:p w14:paraId="1A800B75"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r w:rsidRPr="00183C82">
              <w:rPr>
                <w:rFonts w:ascii="UICTFontTextStyleBody" w:hAnsi="UICTFontTextStyleBody"/>
              </w:rPr>
              <w:t>NR</w:t>
            </w:r>
          </w:p>
        </w:tc>
        <w:tc>
          <w:tcPr>
            <w:tcW w:w="1235" w:type="dxa"/>
            <w:hideMark/>
          </w:tcPr>
          <w:p w14:paraId="3D444D0A"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r w:rsidRPr="00183C82">
              <w:rPr>
                <w:rFonts w:ascii="UICTFontTextStyleBody" w:hAnsi="UICTFontTextStyleBody"/>
              </w:rPr>
              <w:t>Liver enzymes</w:t>
            </w:r>
          </w:p>
        </w:tc>
        <w:tc>
          <w:tcPr>
            <w:tcW w:w="1235" w:type="dxa"/>
            <w:hideMark/>
          </w:tcPr>
          <w:p w14:paraId="004C500F"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r w:rsidRPr="00183C82">
              <w:rPr>
                <w:rFonts w:ascii="UICTFontTextStyleBody" w:hAnsi="UICTFontTextStyleBody"/>
              </w:rPr>
              <w:t>5</w:t>
            </w:r>
            <w:r w:rsidRPr="00183C82">
              <w:rPr>
                <w:rFonts w:ascii="UICTFontTextStyleBody" w:hAnsi="UICTFontTextStyleBody" w:hint="eastAsia"/>
              </w:rPr>
              <w:t>–</w:t>
            </w:r>
            <w:r w:rsidRPr="00183C82">
              <w:rPr>
                <w:rFonts w:ascii="UICTFontTextStyleBody" w:hAnsi="UICTFontTextStyleBody"/>
              </w:rPr>
              <w:t>18</w:t>
            </w:r>
          </w:p>
        </w:tc>
        <w:tc>
          <w:tcPr>
            <w:tcW w:w="1234" w:type="dxa"/>
            <w:hideMark/>
          </w:tcPr>
          <w:p w14:paraId="0AA809D2"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r w:rsidRPr="00183C82">
              <w:rPr>
                <w:rFonts w:ascii="UICTFontTextStyleBody" w:hAnsi="UICTFontTextStyleBody"/>
              </w:rPr>
              <w:t>62</w:t>
            </w:r>
          </w:p>
        </w:tc>
        <w:tc>
          <w:tcPr>
            <w:tcW w:w="1235" w:type="dxa"/>
            <w:hideMark/>
          </w:tcPr>
          <w:p w14:paraId="6B8D83DF"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r w:rsidRPr="00183C82">
              <w:rPr>
                <w:rFonts w:ascii="UICTFontTextStyleBody" w:hAnsi="UICTFontTextStyleBody"/>
              </w:rPr>
              <w:t>2023</w:t>
            </w:r>
          </w:p>
        </w:tc>
        <w:tc>
          <w:tcPr>
            <w:tcW w:w="1235" w:type="dxa"/>
            <w:hideMark/>
          </w:tcPr>
          <w:p w14:paraId="2F08EE46" w14:textId="77777777" w:rsidR="00C0423D" w:rsidRPr="00183C82" w:rsidRDefault="00C0423D" w:rsidP="002E7E1E">
            <w:pPr>
              <w:cnfStyle w:val="000000000000" w:firstRow="0" w:lastRow="0" w:firstColumn="0" w:lastColumn="0" w:oddVBand="0" w:evenVBand="0" w:oddHBand="0" w:evenHBand="0" w:firstRowFirstColumn="0" w:firstRowLastColumn="0" w:lastRowFirstColumn="0" w:lastRowLastColumn="0"/>
              <w:rPr>
                <w:rFonts w:ascii=".AppleSystemUIFont" w:hAnsi=".AppleSystemUIFont"/>
              </w:rPr>
            </w:pPr>
            <w:r w:rsidRPr="00183C82">
              <w:rPr>
                <w:rFonts w:ascii="UICTFontTextStyleBody" w:hAnsi="UICTFontTextStyleBody"/>
              </w:rPr>
              <w:t>X. Wu</w:t>
            </w:r>
          </w:p>
        </w:tc>
      </w:tr>
      <w:tr w:rsidR="00D6225F" w:rsidRPr="00155BEE" w14:paraId="15F8337B" w14:textId="77777777" w:rsidTr="00D6225F">
        <w:trPr>
          <w:cnfStyle w:val="000000100000" w:firstRow="0" w:lastRow="0" w:firstColumn="0" w:lastColumn="0" w:oddVBand="0" w:evenVBand="0" w:oddHBand="1" w:evenHBand="0" w:firstRowFirstColumn="0" w:firstRowLastColumn="0" w:lastRowFirstColumn="0" w:lastRowLastColumn="0"/>
          <w:trHeight w:val="2771"/>
        </w:trPr>
        <w:tc>
          <w:tcPr>
            <w:cnfStyle w:val="001000000000" w:firstRow="0" w:lastRow="0" w:firstColumn="1" w:lastColumn="0" w:oddVBand="0" w:evenVBand="0" w:oddHBand="0" w:evenHBand="0" w:firstRowFirstColumn="0" w:firstRowLastColumn="0" w:lastRowFirstColumn="0" w:lastRowLastColumn="0"/>
            <w:tcW w:w="1234" w:type="dxa"/>
          </w:tcPr>
          <w:p w14:paraId="01A1DCD4" w14:textId="77777777" w:rsidR="00C0423D" w:rsidRPr="00D6225F" w:rsidRDefault="00C0423D" w:rsidP="002E7E1E">
            <w:pPr>
              <w:pStyle w:val="p1"/>
              <w:rPr>
                <w:rStyle w:val="s1"/>
              </w:rPr>
            </w:pPr>
            <w:r w:rsidRPr="00D6225F">
              <w:rPr>
                <w:rStyle w:val="s1"/>
              </w:rPr>
              <w:t>35</w:t>
            </w:r>
          </w:p>
        </w:tc>
        <w:tc>
          <w:tcPr>
            <w:tcW w:w="1235" w:type="dxa"/>
          </w:tcPr>
          <w:p w14:paraId="39A160E5"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pPr>
            <w:r w:rsidRPr="00D6225F">
              <w:rPr>
                <w:rStyle w:val="s1"/>
              </w:rPr>
              <w:t>Argentina</w:t>
            </w:r>
          </w:p>
          <w:p w14:paraId="7F0F0DA7"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5" w:type="dxa"/>
          </w:tcPr>
          <w:p w14:paraId="7F8BAA83"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pPr>
            <w:r w:rsidRPr="00D6225F">
              <w:rPr>
                <w:rStyle w:val="s1"/>
              </w:rPr>
              <w:t>Ultrasound Attenuation Imaging</w:t>
            </w:r>
          </w:p>
          <w:p w14:paraId="2C1964B1"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4" w:type="dxa"/>
          </w:tcPr>
          <w:p w14:paraId="6538B2F0"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pPr>
            <w:r w:rsidRPr="00D6225F">
              <w:rPr>
                <w:rStyle w:val="s1"/>
              </w:rPr>
              <w:t>Canon Medical Systems</w:t>
            </w:r>
          </w:p>
          <w:p w14:paraId="4B359CD2"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5" w:type="dxa"/>
          </w:tcPr>
          <w:p w14:paraId="62CDF2E3" w14:textId="77777777" w:rsidR="00C0423D" w:rsidRPr="00183C82" w:rsidRDefault="00C0423D" w:rsidP="002E7E1E">
            <w:pPr>
              <w:pStyle w:val="p1"/>
              <w:cnfStyle w:val="000000100000" w:firstRow="0" w:lastRow="0" w:firstColumn="0" w:lastColumn="0" w:oddVBand="0" w:evenVBand="0" w:oddHBand="1" w:evenHBand="0" w:firstRowFirstColumn="0" w:firstRowLastColumn="0" w:lastRowFirstColumn="0" w:lastRowLastColumn="0"/>
            </w:pPr>
            <w:r w:rsidRPr="00D6225F">
              <w:rPr>
                <w:rStyle w:val="s1"/>
              </w:rPr>
              <w:t>dB/cm/MHz</w:t>
            </w:r>
            <w:r w:rsidRPr="00D6225F">
              <w:rPr>
                <w:rStyle w:val="apple-converted-space"/>
                <w:rFonts w:ascii="UICTFontTextStyleBody" w:hAnsi="UICTFontTextStyleBody"/>
              </w:rPr>
              <w:t> </w:t>
            </w:r>
          </w:p>
          <w:p w14:paraId="11EBDD10"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p>
        </w:tc>
        <w:tc>
          <w:tcPr>
            <w:tcW w:w="1235" w:type="dxa"/>
          </w:tcPr>
          <w:p w14:paraId="208C6630"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apple-converted-space"/>
                <w:rFonts w:ascii="UICTFontTextStyleBody" w:hAnsi="UICTFontTextStyleBody"/>
              </w:rPr>
            </w:pPr>
            <w:r w:rsidRPr="00D6225F">
              <w:rPr>
                <w:rStyle w:val="apple-converted-space"/>
                <w:rFonts w:ascii="UICTFontTextStyleBody" w:hAnsi="UICTFontTextStyleBody"/>
              </w:rPr>
              <w:t>N/A</w:t>
            </w:r>
          </w:p>
        </w:tc>
        <w:tc>
          <w:tcPr>
            <w:tcW w:w="1234" w:type="dxa"/>
          </w:tcPr>
          <w:p w14:paraId="4538FBD4"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N/A</w:t>
            </w:r>
          </w:p>
        </w:tc>
        <w:tc>
          <w:tcPr>
            <w:tcW w:w="1235" w:type="dxa"/>
          </w:tcPr>
          <w:p w14:paraId="3621DD4A"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N/A</w:t>
            </w:r>
          </w:p>
        </w:tc>
        <w:tc>
          <w:tcPr>
            <w:tcW w:w="1235" w:type="dxa"/>
          </w:tcPr>
          <w:p w14:paraId="4C334197"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6-18</w:t>
            </w:r>
          </w:p>
        </w:tc>
        <w:tc>
          <w:tcPr>
            <w:tcW w:w="1234" w:type="dxa"/>
          </w:tcPr>
          <w:p w14:paraId="6568124C" w14:textId="77777777" w:rsidR="00C0423D" w:rsidRPr="00183C82" w:rsidRDefault="00C0423D" w:rsidP="002E7E1E">
            <w:pPr>
              <w:cnfStyle w:val="000000100000" w:firstRow="0" w:lastRow="0" w:firstColumn="0" w:lastColumn="0" w:oddVBand="0" w:evenVBand="0" w:oddHBand="1" w:evenHBand="0" w:firstRowFirstColumn="0" w:firstRowLastColumn="0" w:lastRowFirstColumn="0" w:lastRowLastColumn="0"/>
              <w:rPr>
                <w:rFonts w:ascii="UICTFontTextStyleBody" w:hAnsi="UICTFontTextStyleBody"/>
              </w:rPr>
            </w:pPr>
            <w:r w:rsidRPr="00183C82">
              <w:rPr>
                <w:rFonts w:ascii="UICTFontTextStyleBody" w:hAnsi="UICTFontTextStyleBody"/>
              </w:rPr>
              <w:t>174</w:t>
            </w:r>
          </w:p>
        </w:tc>
        <w:tc>
          <w:tcPr>
            <w:tcW w:w="1235" w:type="dxa"/>
          </w:tcPr>
          <w:p w14:paraId="6492E2A5" w14:textId="77777777" w:rsidR="00C0423D" w:rsidRPr="00183C82" w:rsidRDefault="00C0423D" w:rsidP="002E7E1E">
            <w:pPr>
              <w:cnfStyle w:val="000000100000" w:firstRow="0" w:lastRow="0" w:firstColumn="0" w:lastColumn="0" w:oddVBand="0" w:evenVBand="0" w:oddHBand="1" w:evenHBand="0" w:firstRowFirstColumn="0" w:firstRowLastColumn="0" w:lastRowFirstColumn="0" w:lastRowLastColumn="0"/>
              <w:rPr>
                <w:rFonts w:ascii="UICTFontTextStyleBody" w:hAnsi="UICTFontTextStyleBody"/>
              </w:rPr>
            </w:pPr>
            <w:r w:rsidRPr="00183C82">
              <w:rPr>
                <w:rFonts w:ascii="UICTFontTextStyleBody" w:hAnsi="UICTFontTextStyleBody"/>
              </w:rPr>
              <w:t>2023</w:t>
            </w:r>
          </w:p>
        </w:tc>
        <w:tc>
          <w:tcPr>
            <w:tcW w:w="1235" w:type="dxa"/>
          </w:tcPr>
          <w:p w14:paraId="720DC980" w14:textId="77777777" w:rsidR="00C0423D" w:rsidRPr="00D6225F" w:rsidRDefault="00C0423D" w:rsidP="002E7E1E">
            <w:pPr>
              <w:pStyle w:val="p1"/>
              <w:cnfStyle w:val="000000100000" w:firstRow="0" w:lastRow="0" w:firstColumn="0" w:lastColumn="0" w:oddVBand="0" w:evenVBand="0" w:oddHBand="1" w:evenHBand="0" w:firstRowFirstColumn="0" w:firstRowLastColumn="0" w:lastRowFirstColumn="0" w:lastRowLastColumn="0"/>
              <w:rPr>
                <w:rStyle w:val="s1"/>
              </w:rPr>
            </w:pPr>
            <w:r w:rsidRPr="00D6225F">
              <w:rPr>
                <w:rStyle w:val="s1"/>
              </w:rPr>
              <w:t>Julio S. Kaplan</w:t>
            </w:r>
          </w:p>
        </w:tc>
      </w:tr>
    </w:tbl>
    <w:p w14:paraId="775764F6" w14:textId="5BC728E0" w:rsidR="00160C36" w:rsidRDefault="00160C36">
      <w:pPr>
        <w:spacing w:after="160" w:line="278" w:lineRule="auto"/>
      </w:pPr>
      <w:r>
        <w:br w:type="page"/>
      </w:r>
    </w:p>
    <w:p w14:paraId="7C363585" w14:textId="77777777" w:rsidR="00160C36" w:rsidRDefault="00160C36">
      <w:pPr>
        <w:pStyle w:val="p1"/>
        <w:divId w:val="1868172947"/>
      </w:pPr>
    </w:p>
    <w:p w14:paraId="6081C57C" w14:textId="3C914764" w:rsidR="00257750" w:rsidRPr="007C3831" w:rsidRDefault="00160C36" w:rsidP="00BE3E77">
      <w:pPr>
        <w:pStyle w:val="Titre2"/>
        <w:divId w:val="1868172947"/>
        <w:rPr>
          <w:rFonts w:ascii="UICTFontTextStyleBody" w:hAnsi="UICTFontTextStyleBody"/>
          <w:lang w:val="it-CH"/>
        </w:rPr>
      </w:pPr>
      <w:bookmarkStart w:id="167" w:name="_Toc215753684"/>
      <w:r>
        <w:rPr>
          <w:rFonts w:eastAsia="Times New Roman"/>
          <w:lang w:val="it-CH"/>
        </w:rPr>
        <w:t>References</w:t>
      </w:r>
      <w:r w:rsidRPr="007C3831">
        <w:rPr>
          <w:rFonts w:ascii="UICTFontTextStyleBody" w:hAnsi="UICTFontTextStyleBody"/>
          <w:lang w:val="it-CH"/>
        </w:rPr>
        <w:t xml:space="preserve"> </w:t>
      </w:r>
      <w:r w:rsidR="00257750" w:rsidRPr="007C3831">
        <w:rPr>
          <w:rFonts w:ascii="UICTFontTextStyleBody" w:hAnsi="UICTFontTextStyleBody"/>
          <w:lang w:val="it-CH"/>
        </w:rPr>
        <w:t>:</w:t>
      </w:r>
      <w:bookmarkEnd w:id="167"/>
      <w:r w:rsidR="00257750" w:rsidRPr="007C3831">
        <w:rPr>
          <w:rFonts w:ascii="UICTFontTextStyleBody" w:hAnsi="UICTFontTextStyleBody"/>
          <w:lang w:val="it-CH"/>
        </w:rPr>
        <w:t> </w:t>
      </w:r>
    </w:p>
    <w:p w14:paraId="6512C8E0" w14:textId="77777777" w:rsidR="00254EA9" w:rsidRPr="007C3831" w:rsidRDefault="00254EA9" w:rsidP="00257750">
      <w:pPr>
        <w:divId w:val="2031249283"/>
        <w:rPr>
          <w:rFonts w:ascii=".AppleSystemUIFont" w:hAnsi=".AppleSystemUIFont"/>
          <w:sz w:val="32"/>
          <w:szCs w:val="32"/>
          <w:lang w:val="it-CH"/>
        </w:rPr>
      </w:pPr>
    </w:p>
    <w:p w14:paraId="47254D65" w14:textId="77777777" w:rsidR="00E52BAF" w:rsidRPr="007C3831" w:rsidRDefault="00E52BAF">
      <w:pPr>
        <w:jc w:val="right"/>
        <w:divId w:val="251935025"/>
        <w:rPr>
          <w:rFonts w:eastAsia="Times New Roman"/>
          <w:lang w:val="it-CH"/>
        </w:rPr>
      </w:pPr>
      <w:commentRangeStart w:id="168"/>
      <w:r w:rsidRPr="007C3831">
        <w:rPr>
          <w:rFonts w:eastAsia="Times New Roman"/>
          <w:lang w:val="it-CH"/>
        </w:rPr>
        <w:t>1</w:t>
      </w:r>
      <w:commentRangeEnd w:id="168"/>
      <w:r w:rsidR="00160C36">
        <w:rPr>
          <w:rStyle w:val="Marquedecommentaire"/>
        </w:rPr>
        <w:commentReference w:id="168"/>
      </w:r>
      <w:r w:rsidRPr="007C3831">
        <w:rPr>
          <w:rFonts w:eastAsia="Times New Roman"/>
          <w:lang w:val="it-CH"/>
        </w:rPr>
        <w:t>.</w:t>
      </w:r>
    </w:p>
    <w:p w14:paraId="7D16FE98" w14:textId="77777777" w:rsidR="00E52BAF" w:rsidRPr="007C3831" w:rsidRDefault="00E52BAF">
      <w:pPr>
        <w:divId w:val="218396774"/>
        <w:rPr>
          <w:rFonts w:eastAsia="Times New Roman"/>
          <w:lang w:val="it-CH"/>
        </w:rPr>
      </w:pPr>
      <w:r w:rsidRPr="007C3831">
        <w:rPr>
          <w:rFonts w:eastAsia="Times New Roman"/>
          <w:lang w:val="it-CH"/>
        </w:rPr>
        <w:t>Polti G, Frigerio F, Del Gaudio G, Pacini P, Dolcetti V, Renda M, et al. Quantitative ultrasound fatty liver evaluation in a pediatric population: comparison with magnetic resonance imaging of liver proton density fat fraction. Pediatr Radiol. 2023 Nov;53(12):2458–65.</w:t>
      </w:r>
    </w:p>
    <w:p w14:paraId="76320FE4" w14:textId="77777777" w:rsidR="00E52BAF" w:rsidRPr="007C3831" w:rsidRDefault="00E52BAF">
      <w:pPr>
        <w:jc w:val="right"/>
        <w:divId w:val="1335835968"/>
        <w:rPr>
          <w:rFonts w:eastAsia="Times New Roman"/>
          <w:lang w:val="it-CH"/>
        </w:rPr>
      </w:pPr>
      <w:r w:rsidRPr="007C3831">
        <w:rPr>
          <w:rFonts w:eastAsia="Times New Roman"/>
          <w:lang w:val="it-CH"/>
        </w:rPr>
        <w:t>2.</w:t>
      </w:r>
    </w:p>
    <w:p w14:paraId="799895A3" w14:textId="77777777" w:rsidR="00E52BAF" w:rsidRPr="00BB1762" w:rsidRDefault="00E52BAF">
      <w:pPr>
        <w:divId w:val="925188810"/>
        <w:rPr>
          <w:rFonts w:eastAsia="Times New Roman"/>
          <w:lang w:val="it-CH"/>
        </w:rPr>
      </w:pPr>
      <w:r w:rsidRPr="007C3831">
        <w:rPr>
          <w:rFonts w:eastAsia="Times New Roman"/>
          <w:lang w:val="it-CH"/>
        </w:rPr>
        <w:t xml:space="preserve">Lee YS, Song SH, Wu TC, Wu SL, Huang CF. </w:t>
      </w:r>
      <w:r w:rsidRPr="00BB1762">
        <w:rPr>
          <w:rFonts w:eastAsia="Times New Roman"/>
          <w:lang w:val="it-CH"/>
        </w:rPr>
        <w:t>Correlation of hepatic transient elastography measurements and abdominal adiposity in children: A cross-sectional study. Pediatr Neonatol. 2023 Nov;64(6):631–6.</w:t>
      </w:r>
    </w:p>
    <w:p w14:paraId="6DB17923" w14:textId="77777777" w:rsidR="00E52BAF" w:rsidRPr="00BB1762" w:rsidRDefault="00E52BAF">
      <w:pPr>
        <w:jc w:val="right"/>
        <w:divId w:val="950865556"/>
        <w:rPr>
          <w:rFonts w:eastAsia="Times New Roman"/>
          <w:lang w:val="it-CH"/>
        </w:rPr>
      </w:pPr>
      <w:r w:rsidRPr="00BB1762">
        <w:rPr>
          <w:rFonts w:eastAsia="Times New Roman"/>
          <w:lang w:val="it-CH"/>
        </w:rPr>
        <w:t>3.</w:t>
      </w:r>
    </w:p>
    <w:p w14:paraId="4C811559" w14:textId="77777777" w:rsidR="00E52BAF" w:rsidRPr="00BB1762" w:rsidRDefault="00E52BAF">
      <w:pPr>
        <w:divId w:val="1247611132"/>
        <w:rPr>
          <w:rFonts w:eastAsia="Times New Roman"/>
          <w:lang w:val="it-CH"/>
        </w:rPr>
      </w:pPr>
      <w:r w:rsidRPr="00BB1762">
        <w:rPr>
          <w:rFonts w:eastAsia="Times New Roman"/>
          <w:lang w:val="it-CH"/>
        </w:rPr>
        <w:t>Zalcman M, Barth RA, Rubesova E. Real-time ultrasound-derived fat fraction in pediatric population: feasibility validation with MR-PDFF. Pediatr Radiol. 2023 Nov;53(12):2466–75.</w:t>
      </w:r>
    </w:p>
    <w:p w14:paraId="0F1CC4E3" w14:textId="77777777" w:rsidR="00E52BAF" w:rsidRPr="00BB1762" w:rsidRDefault="00E52BAF">
      <w:pPr>
        <w:jc w:val="right"/>
        <w:divId w:val="1102459250"/>
        <w:rPr>
          <w:rFonts w:eastAsia="Times New Roman"/>
          <w:lang w:val="it-CH"/>
        </w:rPr>
      </w:pPr>
      <w:r w:rsidRPr="00BB1762">
        <w:rPr>
          <w:rFonts w:eastAsia="Times New Roman"/>
          <w:lang w:val="it-CH"/>
        </w:rPr>
        <w:t>4.</w:t>
      </w:r>
    </w:p>
    <w:p w14:paraId="5DB9EBDD" w14:textId="77777777" w:rsidR="00E52BAF" w:rsidRDefault="00E52BAF">
      <w:pPr>
        <w:divId w:val="1645426453"/>
        <w:rPr>
          <w:rFonts w:eastAsia="Times New Roman"/>
        </w:rPr>
      </w:pPr>
      <w:r w:rsidRPr="00BB1762">
        <w:rPr>
          <w:rFonts w:eastAsia="Times New Roman"/>
          <w:lang w:val="it-CH"/>
        </w:rPr>
        <w:t xml:space="preserve">Clinical research of fibroscan ‒ TE-CAP at noninvasive diagnosis of hepatic steatosis in children - ScienceDirect [Internet]. 2024 [cited 2024 Dec 9]. </w:t>
      </w:r>
      <w:r>
        <w:rPr>
          <w:rFonts w:eastAsia="Times New Roman"/>
        </w:rPr>
        <w:t>Available from: https://www.sciencedirect.com/science/article/pii/S1807593224000644?via%3Dihub</w:t>
      </w:r>
    </w:p>
    <w:p w14:paraId="409A6E5A" w14:textId="77777777" w:rsidR="00E52BAF" w:rsidRDefault="00E52BAF">
      <w:pPr>
        <w:jc w:val="right"/>
        <w:divId w:val="1957369721"/>
        <w:rPr>
          <w:rFonts w:eastAsia="Times New Roman"/>
        </w:rPr>
      </w:pPr>
      <w:r>
        <w:rPr>
          <w:rFonts w:eastAsia="Times New Roman"/>
        </w:rPr>
        <w:t>5.</w:t>
      </w:r>
    </w:p>
    <w:p w14:paraId="7F885034" w14:textId="77777777" w:rsidR="00E52BAF" w:rsidRDefault="00E52BAF">
      <w:pPr>
        <w:divId w:val="2101096738"/>
        <w:rPr>
          <w:rFonts w:eastAsia="Times New Roman"/>
        </w:rPr>
      </w:pPr>
      <w:r>
        <w:rPr>
          <w:rFonts w:eastAsia="Times New Roman"/>
        </w:rPr>
        <w:t>Kara O, Arsoy HA, Keskin M. Relationship between nonalcoholic fatty liver disease and hyperandrogenemia in adolescents with polycystic ovary syndrome. Clin Exp Pediatr. 2023 Sep;66(9):395–402.</w:t>
      </w:r>
    </w:p>
    <w:p w14:paraId="2B79CF1B" w14:textId="77777777" w:rsidR="00E52BAF" w:rsidRDefault="00E52BAF">
      <w:pPr>
        <w:jc w:val="right"/>
        <w:divId w:val="384914860"/>
        <w:rPr>
          <w:rFonts w:eastAsia="Times New Roman"/>
        </w:rPr>
      </w:pPr>
      <w:r>
        <w:rPr>
          <w:rFonts w:eastAsia="Times New Roman"/>
        </w:rPr>
        <w:t>6.</w:t>
      </w:r>
    </w:p>
    <w:p w14:paraId="7B0B0E28" w14:textId="77777777" w:rsidR="00E52BAF" w:rsidRDefault="00E52BAF">
      <w:pPr>
        <w:divId w:val="383332816"/>
        <w:rPr>
          <w:rFonts w:eastAsia="Times New Roman"/>
        </w:rPr>
      </w:pPr>
      <w:r>
        <w:rPr>
          <w:rFonts w:eastAsia="Times New Roman"/>
        </w:rPr>
        <w:t>Yang A, Jung N, Kim S, Lee JE. Association Between Non-invasive Diagnostic Methods of Liver Fibrosis and Type 2 Diabetes in Pediatric Patients With Non-alcoholic Fatty Liver Disease. Front Pediatr. 2022;10:825141.</w:t>
      </w:r>
    </w:p>
    <w:p w14:paraId="722AFC14" w14:textId="77777777" w:rsidR="00E52BAF" w:rsidRDefault="00E52BAF">
      <w:pPr>
        <w:jc w:val="right"/>
        <w:divId w:val="1238436447"/>
        <w:rPr>
          <w:rFonts w:eastAsia="Times New Roman"/>
        </w:rPr>
      </w:pPr>
      <w:r>
        <w:rPr>
          <w:rFonts w:eastAsia="Times New Roman"/>
        </w:rPr>
        <w:t>7.</w:t>
      </w:r>
    </w:p>
    <w:p w14:paraId="76158C84" w14:textId="77777777" w:rsidR="00E52BAF" w:rsidRDefault="00E52BAF">
      <w:pPr>
        <w:divId w:val="1223711772"/>
        <w:rPr>
          <w:rFonts w:eastAsia="Times New Roman"/>
        </w:rPr>
      </w:pPr>
      <w:r>
        <w:rPr>
          <w:rFonts w:eastAsia="Times New Roman"/>
        </w:rPr>
        <w:t>PARVB and HSD17B13 variants are associated with nonalcoholic fatty liver disease in children - Lee - 2024 - Journal of Gastroenterology and Hepatology - Wiley Online Library [Internet]. 2024 [cited 2024 Dec 9]. Available from: https://onlinelibrary.wiley.com/doi/10.1111/jgh.16521</w:t>
      </w:r>
    </w:p>
    <w:p w14:paraId="33BC8A88" w14:textId="77777777" w:rsidR="00E52BAF" w:rsidRPr="00BB1762" w:rsidRDefault="00E52BAF">
      <w:pPr>
        <w:jc w:val="right"/>
        <w:divId w:val="1821534254"/>
        <w:rPr>
          <w:rFonts w:eastAsia="Times New Roman"/>
          <w:lang w:val="it-CH"/>
        </w:rPr>
      </w:pPr>
      <w:r w:rsidRPr="00BB1762">
        <w:rPr>
          <w:rFonts w:eastAsia="Times New Roman"/>
          <w:lang w:val="it-CH"/>
        </w:rPr>
        <w:lastRenderedPageBreak/>
        <w:t>8.</w:t>
      </w:r>
    </w:p>
    <w:p w14:paraId="631B5081" w14:textId="77777777" w:rsidR="00E52BAF" w:rsidRPr="00BB1762" w:rsidRDefault="00E52BAF">
      <w:pPr>
        <w:divId w:val="1709451279"/>
        <w:rPr>
          <w:rFonts w:eastAsia="Times New Roman"/>
          <w:lang w:val="it-CH"/>
        </w:rPr>
      </w:pPr>
      <w:r w:rsidRPr="00BB1762">
        <w:rPr>
          <w:rFonts w:eastAsia="Times New Roman"/>
          <w:lang w:val="it-CH"/>
        </w:rPr>
        <w:t>Dardanelli EP, Orozco ME, Oliva V, Lutereau JF, Ferrari FA, Bravo MG, et al. Ultrasound attenuation imaging: a reproducible alternative for the noninvasive quantitative assessment of hepatic steatosis in children. Pediatr Radiol. 2023 Jul;53(8):1618–28.</w:t>
      </w:r>
    </w:p>
    <w:p w14:paraId="29EC618C" w14:textId="77777777" w:rsidR="00E52BAF" w:rsidRPr="00BB1762" w:rsidRDefault="00E52BAF">
      <w:pPr>
        <w:jc w:val="right"/>
        <w:divId w:val="997003040"/>
        <w:rPr>
          <w:rFonts w:eastAsia="Times New Roman"/>
          <w:lang w:val="it-CH"/>
        </w:rPr>
      </w:pPr>
      <w:r w:rsidRPr="00BB1762">
        <w:rPr>
          <w:rFonts w:eastAsia="Times New Roman"/>
          <w:lang w:val="it-CH"/>
        </w:rPr>
        <w:t>9.</w:t>
      </w:r>
    </w:p>
    <w:p w14:paraId="6C66F4EC" w14:textId="77777777" w:rsidR="00E52BAF" w:rsidRPr="00BB1762" w:rsidRDefault="00E52BAF">
      <w:pPr>
        <w:divId w:val="1418406546"/>
        <w:rPr>
          <w:rFonts w:eastAsia="Times New Roman"/>
          <w:lang w:val="it-CH"/>
        </w:rPr>
      </w:pPr>
      <w:r w:rsidRPr="00BB1762">
        <w:rPr>
          <w:rFonts w:eastAsia="Times New Roman"/>
          <w:lang w:val="it-CH"/>
        </w:rPr>
        <w:t>P. V. Alves V, T. Trout A, Dewit M, Mouzaki M, Arce-Clachar AC, S. Bramlage K, et al. Clinical Performance of Transient Elastography With Comparison to Quantitative Magnetic Resonance Imaging, Ultrasound, and Biopsy in Children and Adolescents With Known or Suspected Fatty Liver Disease. Child Obes. 2023 Oct;19(7):461–9.</w:t>
      </w:r>
    </w:p>
    <w:p w14:paraId="44CF035C" w14:textId="77777777" w:rsidR="00E52BAF" w:rsidRPr="00BB1762" w:rsidRDefault="00E52BAF">
      <w:pPr>
        <w:jc w:val="right"/>
        <w:divId w:val="304744813"/>
        <w:rPr>
          <w:rFonts w:eastAsia="Times New Roman"/>
          <w:lang w:val="it-CH"/>
        </w:rPr>
      </w:pPr>
      <w:r w:rsidRPr="00BB1762">
        <w:rPr>
          <w:rFonts w:eastAsia="Times New Roman"/>
          <w:lang w:val="it-CH"/>
        </w:rPr>
        <w:t>10.</w:t>
      </w:r>
    </w:p>
    <w:p w14:paraId="54C0C367" w14:textId="77777777" w:rsidR="00E52BAF" w:rsidRPr="00BB1762" w:rsidRDefault="00E52BAF">
      <w:pPr>
        <w:divId w:val="1250698456"/>
        <w:rPr>
          <w:rFonts w:eastAsia="Times New Roman"/>
          <w:lang w:val="de-CH"/>
        </w:rPr>
      </w:pPr>
      <w:r w:rsidRPr="00BB1762">
        <w:rPr>
          <w:rFonts w:eastAsia="Times New Roman"/>
          <w:lang w:val="it-CH"/>
        </w:rPr>
        <w:t xml:space="preserve">Runge JH, van Giessen J, Draijer LG, Deurloo EE, Smets A, Benninga MA, et al. Accuracy of controlled attenuation parameter compared with ultrasound for detecting hepatic steatosis in children with severe obesity. </w:t>
      </w:r>
      <w:r w:rsidRPr="00BB1762">
        <w:rPr>
          <w:rFonts w:eastAsia="Times New Roman"/>
          <w:lang w:val="de-CH"/>
        </w:rPr>
        <w:t>Eur Radiol. 2021 Mar;31(3):1588–96.</w:t>
      </w:r>
    </w:p>
    <w:p w14:paraId="02151E3D" w14:textId="77777777" w:rsidR="00E52BAF" w:rsidRPr="00BB1762" w:rsidRDefault="00E52BAF">
      <w:pPr>
        <w:jc w:val="right"/>
        <w:divId w:val="138809461"/>
        <w:rPr>
          <w:rFonts w:eastAsia="Times New Roman"/>
          <w:lang w:val="de-CH"/>
        </w:rPr>
      </w:pPr>
      <w:r w:rsidRPr="00BB1762">
        <w:rPr>
          <w:rFonts w:eastAsia="Times New Roman"/>
          <w:lang w:val="de-CH"/>
        </w:rPr>
        <w:t>11.</w:t>
      </w:r>
    </w:p>
    <w:p w14:paraId="7F35B923" w14:textId="77777777" w:rsidR="00E52BAF" w:rsidRPr="00BB1762" w:rsidRDefault="00E52BAF">
      <w:pPr>
        <w:divId w:val="754863313"/>
        <w:rPr>
          <w:rFonts w:eastAsia="Times New Roman"/>
          <w:lang w:val="de-CH"/>
        </w:rPr>
      </w:pPr>
      <w:r w:rsidRPr="00BB1762">
        <w:rPr>
          <w:rFonts w:eastAsia="Times New Roman"/>
          <w:lang w:val="de-CH"/>
        </w:rPr>
        <w:t>Wang J, Wang J, Wang H, Li B, Wang Y, Sun L, et al. Application of attenuation coefficient in the assessment of hepatic involvement in children and adolescents with Wilson’s disease. BMC Med Imaging. 2023 Feb 4;23(1):24.</w:t>
      </w:r>
    </w:p>
    <w:p w14:paraId="4B0C6FA6" w14:textId="77777777" w:rsidR="00E52BAF" w:rsidRPr="00BB1762" w:rsidRDefault="00E52BAF">
      <w:pPr>
        <w:jc w:val="right"/>
        <w:divId w:val="849950054"/>
        <w:rPr>
          <w:rFonts w:eastAsia="Times New Roman"/>
          <w:lang w:val="de-CH"/>
        </w:rPr>
      </w:pPr>
      <w:r w:rsidRPr="00BB1762">
        <w:rPr>
          <w:rFonts w:eastAsia="Times New Roman"/>
          <w:lang w:val="de-CH"/>
        </w:rPr>
        <w:t>12.</w:t>
      </w:r>
    </w:p>
    <w:p w14:paraId="37240E58" w14:textId="77777777" w:rsidR="00E52BAF" w:rsidRPr="00BB1762" w:rsidRDefault="00E52BAF">
      <w:pPr>
        <w:divId w:val="1663972914"/>
        <w:rPr>
          <w:rFonts w:eastAsia="Times New Roman"/>
          <w:lang w:val="de-CH"/>
        </w:rPr>
      </w:pPr>
      <w:r w:rsidRPr="00BB1762">
        <w:rPr>
          <w:rFonts w:eastAsia="Times New Roman"/>
          <w:lang w:val="de-CH"/>
        </w:rPr>
        <w:t>Tang M, Liu M, Zhang Y, Xie R. Association of family income to poverty ratio and vibration-controlled transient elastography quantified degree of hepatic steatosis in U.S. adolescents. Front Endocrinol (Lausanne). 2023;14:1160625.</w:t>
      </w:r>
    </w:p>
    <w:p w14:paraId="7D47140A" w14:textId="77777777" w:rsidR="00E52BAF" w:rsidRPr="00BB1762" w:rsidRDefault="00E52BAF">
      <w:pPr>
        <w:jc w:val="right"/>
        <w:divId w:val="622078703"/>
        <w:rPr>
          <w:rFonts w:eastAsia="Times New Roman"/>
          <w:lang w:val="de-CH"/>
        </w:rPr>
      </w:pPr>
      <w:r w:rsidRPr="00BB1762">
        <w:rPr>
          <w:rFonts w:eastAsia="Times New Roman"/>
          <w:lang w:val="de-CH"/>
        </w:rPr>
        <w:t>13.</w:t>
      </w:r>
    </w:p>
    <w:p w14:paraId="2AD8CE2D" w14:textId="77777777" w:rsidR="00E52BAF" w:rsidRPr="00BB1762" w:rsidRDefault="00E52BAF">
      <w:pPr>
        <w:divId w:val="828909645"/>
        <w:rPr>
          <w:rFonts w:eastAsia="Times New Roman"/>
          <w:lang w:val="de-CH"/>
        </w:rPr>
      </w:pPr>
      <w:r w:rsidRPr="00BB1762">
        <w:rPr>
          <w:rFonts w:eastAsia="Times New Roman"/>
          <w:lang w:val="de-CH"/>
        </w:rPr>
        <w:t>Kim PH, Cho YA, Yoon HM, Bak B, Lee JS, Jung AY, et al. Accuracy of attenuation imaging in the assessment of pediatric hepatic steatosis: correlation with the controlled attenuation parameter. Ultrasonography. 2022 Oct;41(4):761–9.</w:t>
      </w:r>
    </w:p>
    <w:p w14:paraId="5A6A68A4" w14:textId="77777777" w:rsidR="00E52BAF" w:rsidRPr="00BB1762" w:rsidRDefault="00E52BAF">
      <w:pPr>
        <w:jc w:val="right"/>
        <w:divId w:val="1972322504"/>
        <w:rPr>
          <w:rFonts w:eastAsia="Times New Roman"/>
          <w:lang w:val="de-CH"/>
        </w:rPr>
      </w:pPr>
      <w:r w:rsidRPr="00BB1762">
        <w:rPr>
          <w:rFonts w:eastAsia="Times New Roman"/>
          <w:lang w:val="de-CH"/>
        </w:rPr>
        <w:t>14.</w:t>
      </w:r>
    </w:p>
    <w:p w14:paraId="3F3D42AE" w14:textId="77777777" w:rsidR="00E52BAF" w:rsidRPr="00BB1762" w:rsidRDefault="00E52BAF">
      <w:pPr>
        <w:divId w:val="682636164"/>
        <w:rPr>
          <w:rFonts w:eastAsia="Times New Roman"/>
          <w:lang w:val="de-CH"/>
        </w:rPr>
      </w:pPr>
      <w:r w:rsidRPr="00BB1762">
        <w:rPr>
          <w:rFonts w:eastAsia="Times New Roman"/>
          <w:lang w:val="de-CH"/>
        </w:rPr>
        <w:t>Hsieh CS, Lai MW, Chen CC, Chao HC, Wang CY, Wan YL, et al. Quantitative ultrasound envelope statistics imaging as a screening approach for pediatric hepatic steatosis and liver fibrosis: using biomarker and transient elastography as reference standards. Heliyon. 2023 Dec;9(12):e22743.</w:t>
      </w:r>
    </w:p>
    <w:p w14:paraId="2C33E4A7" w14:textId="77777777" w:rsidR="00E52BAF" w:rsidRPr="00BB1762" w:rsidRDefault="00E52BAF">
      <w:pPr>
        <w:jc w:val="right"/>
        <w:divId w:val="642467757"/>
        <w:rPr>
          <w:rFonts w:eastAsia="Times New Roman"/>
          <w:lang w:val="de-CH"/>
        </w:rPr>
      </w:pPr>
      <w:r w:rsidRPr="00BB1762">
        <w:rPr>
          <w:rFonts w:eastAsia="Times New Roman"/>
          <w:lang w:val="de-CH"/>
        </w:rPr>
        <w:t>15.</w:t>
      </w:r>
    </w:p>
    <w:p w14:paraId="5DD7B388" w14:textId="77777777" w:rsidR="00E52BAF" w:rsidRDefault="00E52BAF">
      <w:pPr>
        <w:divId w:val="1503470031"/>
        <w:rPr>
          <w:rFonts w:eastAsia="Times New Roman"/>
        </w:rPr>
      </w:pPr>
      <w:r w:rsidRPr="00BB1762">
        <w:rPr>
          <w:rFonts w:eastAsia="Times New Roman"/>
          <w:lang w:val="de-CH"/>
        </w:rPr>
        <w:t xml:space="preserve">Arsoy HA, Kara Ö, Keskin M. The evaluation of non-alcoholic fatty liver disease in children with obesity with vibration-controlled transient elastography. </w:t>
      </w:r>
      <w:r>
        <w:rPr>
          <w:rFonts w:eastAsia="Times New Roman"/>
        </w:rPr>
        <w:t>Journal of Clinical Ultrasound [Internet]. 2024 Jul [cited 2024 Dec 14];52(6):723–30. Available from: https://onlinelibrary.wiley.com/doi/10.1002/jcu.23698</w:t>
      </w:r>
    </w:p>
    <w:p w14:paraId="370F5295" w14:textId="77777777" w:rsidR="00E52BAF" w:rsidRPr="00BB1762" w:rsidRDefault="00E52BAF">
      <w:pPr>
        <w:jc w:val="right"/>
        <w:divId w:val="376515542"/>
        <w:rPr>
          <w:rFonts w:eastAsia="Times New Roman"/>
          <w:lang w:val="it-CH"/>
        </w:rPr>
      </w:pPr>
      <w:r w:rsidRPr="00BB1762">
        <w:rPr>
          <w:rFonts w:eastAsia="Times New Roman"/>
          <w:lang w:val="it-CH"/>
        </w:rPr>
        <w:t>16.</w:t>
      </w:r>
    </w:p>
    <w:p w14:paraId="61DFE05D" w14:textId="77777777" w:rsidR="00E52BAF" w:rsidRPr="00BB1762" w:rsidRDefault="00E52BAF">
      <w:pPr>
        <w:divId w:val="1668745310"/>
        <w:rPr>
          <w:rFonts w:eastAsia="Times New Roman"/>
          <w:lang w:val="it-CH"/>
        </w:rPr>
      </w:pPr>
      <w:r w:rsidRPr="00BB1762">
        <w:rPr>
          <w:rFonts w:eastAsia="Times New Roman"/>
          <w:lang w:val="it-CH"/>
        </w:rPr>
        <w:lastRenderedPageBreak/>
        <w:t>Chacón C, Arteaga I, Martínez-Escudé A, Ruiz Rojano I, Lamonja-Vicente N, Caballeria L, et al. Clinical epidemiology of non-alcoholic fatty liver disease in children and adolescents. The LiverKids: Study protocol. PLoS One. 2023;18(10):e0286586.</w:t>
      </w:r>
    </w:p>
    <w:p w14:paraId="64AF3F80" w14:textId="77777777" w:rsidR="00E52BAF" w:rsidRPr="00BB1762" w:rsidRDefault="00E52BAF">
      <w:pPr>
        <w:jc w:val="right"/>
        <w:divId w:val="278805945"/>
        <w:rPr>
          <w:rFonts w:eastAsia="Times New Roman"/>
          <w:lang w:val="it-CH"/>
        </w:rPr>
      </w:pPr>
      <w:r w:rsidRPr="00BB1762">
        <w:rPr>
          <w:rFonts w:eastAsia="Times New Roman"/>
          <w:lang w:val="it-CH"/>
        </w:rPr>
        <w:t>17.</w:t>
      </w:r>
    </w:p>
    <w:p w14:paraId="32240B09" w14:textId="77777777" w:rsidR="00E52BAF" w:rsidRDefault="00E52BAF">
      <w:pPr>
        <w:divId w:val="1308781843"/>
        <w:rPr>
          <w:rFonts w:eastAsia="Times New Roman"/>
        </w:rPr>
      </w:pPr>
      <w:r w:rsidRPr="00BB1762">
        <w:rPr>
          <w:rFonts w:eastAsia="Times New Roman"/>
          <w:lang w:val="it-CH"/>
        </w:rPr>
        <w:t xml:space="preserve">Rose PC, Cotton MF, Otwombe K, Innes S, Nel ED. </w:t>
      </w:r>
      <w:r>
        <w:rPr>
          <w:rFonts w:eastAsia="Times New Roman"/>
        </w:rPr>
        <w:t>Liver transient elastography values in healthy South African children. BMC Pediatr. 2023 Jul 13;23(1):355.</w:t>
      </w:r>
    </w:p>
    <w:p w14:paraId="2BC82393" w14:textId="77777777" w:rsidR="00E52BAF" w:rsidRDefault="00E52BAF">
      <w:pPr>
        <w:jc w:val="right"/>
        <w:divId w:val="1628242719"/>
        <w:rPr>
          <w:rFonts w:eastAsia="Times New Roman"/>
        </w:rPr>
      </w:pPr>
      <w:r>
        <w:rPr>
          <w:rFonts w:eastAsia="Times New Roman"/>
        </w:rPr>
        <w:t>18.</w:t>
      </w:r>
    </w:p>
    <w:p w14:paraId="380986EF" w14:textId="77777777" w:rsidR="00E52BAF" w:rsidRDefault="00E52BAF">
      <w:pPr>
        <w:divId w:val="2070884201"/>
        <w:rPr>
          <w:rFonts w:eastAsia="Times New Roman"/>
        </w:rPr>
      </w:pPr>
      <w:r>
        <w:rPr>
          <w:rFonts w:eastAsia="Times New Roman"/>
        </w:rPr>
        <w:t>Bulakci M, Ercan CC, Karapinar E, Aksakal MZT, Aliyev S, Bicen F, et al. Quantitative evaluation of hepatic steatosis using attenuation imaging in a pediatric population: a prospective study. Pediatr Radiol. 2023 Jul;53(8):1629–39.</w:t>
      </w:r>
    </w:p>
    <w:p w14:paraId="608A5211" w14:textId="77777777" w:rsidR="00E52BAF" w:rsidRDefault="00E52BAF">
      <w:pPr>
        <w:jc w:val="right"/>
        <w:divId w:val="1594050366"/>
        <w:rPr>
          <w:rFonts w:eastAsia="Times New Roman"/>
        </w:rPr>
      </w:pPr>
      <w:r>
        <w:rPr>
          <w:rFonts w:eastAsia="Times New Roman"/>
        </w:rPr>
        <w:t>19.</w:t>
      </w:r>
    </w:p>
    <w:p w14:paraId="357B4ED0" w14:textId="77777777" w:rsidR="00E52BAF" w:rsidRDefault="00E52BAF">
      <w:pPr>
        <w:divId w:val="1067647272"/>
        <w:rPr>
          <w:rFonts w:eastAsia="Times New Roman"/>
        </w:rPr>
      </w:pPr>
      <w:r>
        <w:rPr>
          <w:rFonts w:eastAsia="Times New Roman"/>
        </w:rPr>
        <w:t>Hwang SM, Cho KY. Noninvasive assessment of paediatric hepatic steatosis by using attenuation imaging. Eur Radiol. 2023 Nov;33(11):8353–65.</w:t>
      </w:r>
    </w:p>
    <w:p w14:paraId="568B45F9" w14:textId="77777777" w:rsidR="00E52BAF" w:rsidRDefault="00E52BAF">
      <w:pPr>
        <w:jc w:val="right"/>
        <w:divId w:val="1478256553"/>
        <w:rPr>
          <w:rFonts w:eastAsia="Times New Roman"/>
        </w:rPr>
      </w:pPr>
      <w:r>
        <w:rPr>
          <w:rFonts w:eastAsia="Times New Roman"/>
        </w:rPr>
        <w:t>20.</w:t>
      </w:r>
    </w:p>
    <w:p w14:paraId="38083514" w14:textId="5232C782" w:rsidR="00E52BAF" w:rsidRDefault="00E52BAF">
      <w:pPr>
        <w:divId w:val="627979040"/>
        <w:rPr>
          <w:rFonts w:eastAsia="Times New Roman"/>
        </w:rPr>
      </w:pPr>
      <w:r>
        <w:rPr>
          <w:rFonts w:eastAsia="Times New Roman"/>
        </w:rPr>
        <w:t xml:space="preserve">Use of transient elastography to assess hepatic steatosis and fibrosis in patients with juvenile idiopathic arthritis during methotrexate treatment | Clinical Rheumatology [Internet]. 2024 [cited 2024 Dec 9]. Available from: </w:t>
      </w:r>
      <w:hyperlink r:id="rId15" w:history="1">
        <w:r w:rsidR="007B51AC" w:rsidRPr="00E94830">
          <w:rPr>
            <w:rStyle w:val="Lienhypertexte"/>
            <w:rFonts w:eastAsia="Times New Roman"/>
          </w:rPr>
          <w:t>https://link.springer.com/article/10.1007/s10067-023-06835-x</w:t>
        </w:r>
      </w:hyperlink>
    </w:p>
    <w:p w14:paraId="4B701DC0" w14:textId="77777777" w:rsidR="007B51AC" w:rsidRDefault="007B51AC">
      <w:pPr>
        <w:divId w:val="627979040"/>
        <w:rPr>
          <w:rFonts w:eastAsia="Times New Roman"/>
        </w:rPr>
      </w:pPr>
    </w:p>
    <w:p w14:paraId="28A01FCA" w14:textId="3BA39F65" w:rsidR="000E20DE" w:rsidRDefault="000E20DE">
      <w:pPr>
        <w:divId w:val="627979040"/>
        <w:rPr>
          <w:rFonts w:eastAsia="Times New Roman"/>
        </w:rPr>
      </w:pP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 xml:space="preserve"> 21.</w:t>
      </w:r>
    </w:p>
    <w:p w14:paraId="458577B2" w14:textId="200B0F33" w:rsidR="007B51AC" w:rsidRDefault="000E20DE">
      <w:pPr>
        <w:divId w:val="627979040"/>
        <w:rPr>
          <w:rFonts w:eastAsia="Times New Roman"/>
        </w:rPr>
      </w:pPr>
      <w:r w:rsidRPr="00854273">
        <w:t>Anderson EL, Howe LD, Jones HE, Higgins JP, Lawlor DA, Fraser A. The Prevalence of Non-Alcoholic Fatty Liver Disease in Children and Adolescents: A Systematic Review and Meta-Analysis. PLoS One. 2015;10(10):e0140908. doi:10.1371/journal.pone.0140908.</w:t>
      </w:r>
    </w:p>
    <w:p w14:paraId="43D92390" w14:textId="77777777" w:rsidR="00A83649" w:rsidRDefault="00A83649" w:rsidP="00E52BAF">
      <w:pPr>
        <w:ind w:left="360" w:right="96"/>
        <w:divId w:val="2031249283"/>
        <w:rPr>
          <w:rStyle w:val="s1"/>
        </w:rPr>
      </w:pPr>
    </w:p>
    <w:p w14:paraId="45F0C3CB" w14:textId="2ECFBC1A" w:rsidR="001E105F" w:rsidRDefault="001E105F" w:rsidP="00E52BAF">
      <w:pPr>
        <w:ind w:left="360" w:right="96"/>
        <w:divId w:val="2031249283"/>
        <w:rPr>
          <w:rStyle w:val="s1"/>
        </w:rPr>
      </w:pPr>
      <w:r>
        <w:rPr>
          <w:rStyle w:val="s1"/>
        </w:rPr>
        <w:tab/>
      </w:r>
      <w:r>
        <w:rPr>
          <w:rStyle w:val="s1"/>
        </w:rPr>
        <w:tab/>
      </w:r>
      <w:r>
        <w:rPr>
          <w:rStyle w:val="s1"/>
        </w:rPr>
        <w:tab/>
      </w:r>
      <w:r>
        <w:rPr>
          <w:rStyle w:val="s1"/>
        </w:rPr>
        <w:tab/>
      </w:r>
      <w:r>
        <w:rPr>
          <w:rStyle w:val="s1"/>
        </w:rPr>
        <w:tab/>
      </w:r>
      <w:r>
        <w:rPr>
          <w:rStyle w:val="s1"/>
        </w:rPr>
        <w:tab/>
      </w:r>
      <w:r>
        <w:rPr>
          <w:rStyle w:val="s1"/>
        </w:rPr>
        <w:tab/>
      </w:r>
      <w:r>
        <w:rPr>
          <w:rStyle w:val="s1"/>
        </w:rPr>
        <w:tab/>
      </w:r>
      <w:r>
        <w:rPr>
          <w:rStyle w:val="s1"/>
        </w:rPr>
        <w:tab/>
      </w:r>
      <w:r>
        <w:rPr>
          <w:rStyle w:val="s1"/>
        </w:rPr>
        <w:tab/>
      </w:r>
      <w:r>
        <w:rPr>
          <w:rStyle w:val="s1"/>
        </w:rPr>
        <w:tab/>
      </w:r>
      <w:r w:rsidR="00D858B8">
        <w:rPr>
          <w:rStyle w:val="s1"/>
        </w:rPr>
        <w:t xml:space="preserve"> 22.</w:t>
      </w:r>
    </w:p>
    <w:p w14:paraId="0E25044A" w14:textId="4CC3B2C8" w:rsidR="0054377F" w:rsidRDefault="0054377F" w:rsidP="001E105F">
      <w:pPr>
        <w:spacing w:after="240"/>
        <w:ind w:left="720" w:right="192"/>
        <w:rPr>
          <w:rFonts w:eastAsia="Times New Roman"/>
        </w:rPr>
      </w:pPr>
      <w:r w:rsidRPr="001E105F">
        <w:rPr>
          <w:rFonts w:eastAsia="Times New Roman"/>
        </w:rPr>
        <w:t xml:space="preserve">Tricco AC, Lillie E, Zarin W, O’Brien KK, Colquhoun H, Levac D, Moher D, Peters MDJ, Horsley T, Weeks L, Hempel S, Akl EA, Chang C, McGowan J, Stewart L, Hartling L, Aldcroft A, Wilson MG, Garritty C, Lewin S, Godfrey CM, Macdonald MT, Langlois EV, Soares-Weiser K, Moriarty J, Clifford T, Tuncalp Ӧ, Straus SE. </w:t>
      </w:r>
      <w:r w:rsidRPr="00D7391F">
        <w:rPr>
          <w:rFonts w:eastAsia="Times New Roman"/>
        </w:rPr>
        <w:t>PRISMA Extension for Scoping Reviews (PRISMA-ScR): checklist and explanation. Ann Intern Med. 2018 Oct 2;169(7):467–73. doi:10.7326/M18-0850.</w:t>
      </w:r>
    </w:p>
    <w:p w14:paraId="3FF242C6" w14:textId="08B7C78B" w:rsidR="00D858B8" w:rsidRDefault="00D858B8" w:rsidP="001E105F">
      <w:pPr>
        <w:spacing w:after="240"/>
        <w:ind w:left="720" w:right="192"/>
        <w:rPr>
          <w:rFonts w:eastAsia="Times New Roman"/>
        </w:rPr>
      </w:pP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 xml:space="preserve"> 23.</w:t>
      </w:r>
    </w:p>
    <w:p w14:paraId="3D223CB6" w14:textId="5E38B12F" w:rsidR="0054377F" w:rsidRPr="00D2113B" w:rsidRDefault="0054377F" w:rsidP="001E105F">
      <w:pPr>
        <w:spacing w:after="240"/>
        <w:ind w:left="720" w:right="192"/>
        <w:rPr>
          <w:rFonts w:eastAsia="Times New Roman"/>
        </w:rPr>
      </w:pPr>
      <w:r w:rsidRPr="001E105F">
        <w:rPr>
          <w:rFonts w:eastAsia="Times New Roman"/>
        </w:rPr>
        <w:t xml:space="preserve">Petroff D, Blank V, Newsome PN, Shalimar, Voican CS, Thiele M, de Lédinghen V, Baumeler S, Chan WK, Perlemuter G et al. </w:t>
      </w:r>
      <w:r w:rsidRPr="00D2113B">
        <w:rPr>
          <w:rFonts w:eastAsia="Times New Roman"/>
        </w:rPr>
        <w:t>Assessment of hepatic steatosis by controlled attenuation parameter using the M and XL probes: an individual patient data meta</w:t>
      </w:r>
      <w:r w:rsidRPr="00D2113B">
        <w:rPr>
          <w:rFonts w:eastAsia="Times New Roman"/>
        </w:rPr>
        <w:noBreakHyphen/>
        <w:t>analysis. Lancet Gastroenterol Hepatol. 2021 Mar;6(3):185–98. doi:10.1016/S2468</w:t>
      </w:r>
      <w:r w:rsidRPr="00D2113B">
        <w:rPr>
          <w:rFonts w:eastAsia="Times New Roman"/>
        </w:rPr>
        <w:noBreakHyphen/>
        <w:t>1253(20)30357</w:t>
      </w:r>
      <w:r w:rsidRPr="00D2113B">
        <w:rPr>
          <w:rFonts w:eastAsia="Times New Roman"/>
        </w:rPr>
        <w:noBreakHyphen/>
        <w:t>5.  </w:t>
      </w:r>
    </w:p>
    <w:p w14:paraId="657FE3F0" w14:textId="77777777" w:rsidR="0054377F" w:rsidRDefault="0054377F" w:rsidP="001E105F">
      <w:pPr>
        <w:spacing w:after="240"/>
        <w:ind w:left="720" w:right="192"/>
        <w:rPr>
          <w:rFonts w:eastAsia="Times New Roman"/>
        </w:rPr>
      </w:pPr>
    </w:p>
    <w:p w14:paraId="719D353C" w14:textId="24AE6A49" w:rsidR="00D858B8" w:rsidRPr="001E105F" w:rsidRDefault="00D858B8" w:rsidP="00BE3E77">
      <w:pPr>
        <w:spacing w:after="240"/>
        <w:ind w:right="192"/>
        <w:rPr>
          <w:rFonts w:eastAsia="Times New Roman"/>
        </w:rPr>
      </w:pPr>
      <w:r>
        <w:rPr>
          <w:rFonts w:eastAsia="Times New Roman"/>
        </w:rPr>
        <w:t xml:space="preserve"> </w:t>
      </w:r>
      <w:r w:rsidR="003C0BB1">
        <w:rPr>
          <w:rFonts w:eastAsia="Times New Roman"/>
        </w:rPr>
        <w:t>24.</w:t>
      </w:r>
    </w:p>
    <w:p w14:paraId="76585583" w14:textId="6DFAE153" w:rsidR="0054377F" w:rsidRPr="001E105F" w:rsidRDefault="0054377F" w:rsidP="001E105F">
      <w:pPr>
        <w:spacing w:after="240"/>
        <w:ind w:left="720" w:right="192"/>
        <w:rPr>
          <w:rFonts w:eastAsia="Times New Roman"/>
        </w:rPr>
      </w:pPr>
      <w:r w:rsidRPr="001E105F">
        <w:rPr>
          <w:rFonts w:eastAsia="Times New Roman"/>
        </w:rPr>
        <w:t>Sterling RK, Duarte</w:t>
      </w:r>
      <w:r w:rsidRPr="001E105F">
        <w:rPr>
          <w:rFonts w:eastAsia="Times New Roman"/>
        </w:rPr>
        <w:noBreakHyphen/>
        <w:t>Rojo A, Patel K, Asrani SK, Alsawas M, Dranoff JA, Fiel MI, Murad MH, Leung DH, Levine D, Taddei TH, Taouli B, Rockey DC. AASLD practice guideline on imaging</w:t>
      </w:r>
      <w:r w:rsidRPr="001E105F">
        <w:rPr>
          <w:rFonts w:eastAsia="Times New Roman"/>
        </w:rPr>
        <w:noBreakHyphen/>
        <w:t>based noninvasive liver disease assessment of hepatic fibrosis and steatosis. Hepatology. 2025 Feb;81(2):672–724. doi:10.1097/HEP.0000000000000843.  </w:t>
      </w:r>
    </w:p>
    <w:p w14:paraId="4D39CA4D" w14:textId="77777777" w:rsidR="009C2A61" w:rsidRPr="001E105F" w:rsidRDefault="009C2A61" w:rsidP="001E105F">
      <w:pPr>
        <w:spacing w:after="240"/>
        <w:ind w:left="360" w:right="96"/>
        <w:divId w:val="2031249283"/>
        <w:rPr>
          <w:rFonts w:eastAsia="Times New Roman"/>
        </w:rPr>
      </w:pPr>
    </w:p>
    <w:sectPr w:rsidR="009C2A61" w:rsidRPr="001E105F" w:rsidSect="00183C82">
      <w:pgSz w:w="16838" w:h="11906" w:orient="landscape"/>
      <w:pgMar w:top="1080" w:right="1440" w:bottom="108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SO Seema" w:date="2025-10-13T13:55:00Z" w:initials="TS">
    <w:p w14:paraId="7401AC47" w14:textId="77777777" w:rsidR="00FF0987" w:rsidRDefault="00FF0987" w:rsidP="00FF0987">
      <w:r>
        <w:rPr>
          <w:rStyle w:val="Marquedecommentaire"/>
        </w:rPr>
        <w:annotationRef/>
      </w:r>
      <w:r>
        <w:rPr>
          <w:sz w:val="20"/>
          <w:szCs w:val="20"/>
        </w:rPr>
        <w:t>use headings to help you create a table of contents. If you add/delete headings, update table of contents</w:t>
      </w:r>
    </w:p>
  </w:comment>
  <w:comment w:id="7" w:author="TOSO Seema" w:date="2025-10-13T14:14:00Z" w:initials="TS">
    <w:p w14:paraId="4AB95355" w14:textId="77777777" w:rsidR="002758EE" w:rsidRDefault="002758EE" w:rsidP="002758EE">
      <w:r>
        <w:rPr>
          <w:rStyle w:val="Marquedecommentaire"/>
        </w:rPr>
        <w:annotationRef/>
      </w:r>
      <w:r>
        <w:rPr>
          <w:sz w:val="20"/>
          <w:szCs w:val="20"/>
        </w:rPr>
        <w:t>expand introduction</w:t>
      </w:r>
    </w:p>
  </w:comment>
  <w:comment w:id="8" w:author="Paul Victor Agad" w:date="2025-12-04T13:30:00Z" w:initials="PVA">
    <w:p w14:paraId="1D91FC46" w14:textId="77777777" w:rsidR="00DD47C1" w:rsidRDefault="00DD47C1" w:rsidP="00DD47C1">
      <w:r>
        <w:rPr>
          <w:rStyle w:val="Marquedecommentaire"/>
        </w:rPr>
        <w:annotationRef/>
      </w:r>
      <w:r>
        <w:rPr>
          <w:sz w:val="20"/>
          <w:szCs w:val="20"/>
        </w:rPr>
        <w:t xml:space="preserve">Even for abstract ? </w:t>
      </w:r>
    </w:p>
    <w:p w14:paraId="2714B22E" w14:textId="77777777" w:rsidR="00DD47C1" w:rsidRDefault="00DD47C1" w:rsidP="00DD47C1"/>
  </w:comment>
  <w:comment w:id="16" w:author="TOSO Seema" w:date="2025-10-13T13:57:00Z" w:initials="TS">
    <w:p w14:paraId="7214CACE" w14:textId="683B6CDF" w:rsidR="00927B1D" w:rsidRDefault="00927B1D" w:rsidP="00927B1D">
      <w:r>
        <w:rPr>
          <w:rStyle w:val="Marquedecommentaire"/>
        </w:rPr>
        <w:annotationRef/>
      </w:r>
      <w:r>
        <w:rPr>
          <w:sz w:val="20"/>
          <w:szCs w:val="20"/>
        </w:rPr>
        <w:t>add reference</w:t>
      </w:r>
    </w:p>
  </w:comment>
  <w:comment w:id="19" w:author="TOSO Seema" w:date="2025-10-13T13:58:00Z" w:initials="TS">
    <w:p w14:paraId="3C51F45F" w14:textId="77777777" w:rsidR="004463A9" w:rsidRDefault="004463A9" w:rsidP="004463A9">
      <w:r>
        <w:rPr>
          <w:rStyle w:val="Marquedecommentaire"/>
        </w:rPr>
        <w:annotationRef/>
      </w:r>
      <w:r>
        <w:rPr>
          <w:sz w:val="20"/>
          <w:szCs w:val="20"/>
        </w:rPr>
        <w:t>Move reference to end of document</w:t>
      </w:r>
    </w:p>
  </w:comment>
  <w:comment w:id="20" w:author="TOSO Seema" w:date="2025-10-13T13:58:00Z" w:initials="TS">
    <w:p w14:paraId="7EEE6A4F" w14:textId="5EB55487" w:rsidR="004463A9" w:rsidRDefault="004463A9" w:rsidP="004463A9">
      <w:r>
        <w:rPr>
          <w:rStyle w:val="Marquedecommentaire"/>
        </w:rPr>
        <w:annotationRef/>
      </w:r>
      <w:r>
        <w:rPr>
          <w:sz w:val="20"/>
          <w:szCs w:val="20"/>
        </w:rPr>
        <w:t>reference</w:t>
      </w:r>
    </w:p>
  </w:comment>
  <w:comment w:id="21" w:author="TOSO Seema" w:date="2025-10-13T13:59:00Z" w:initials="TS">
    <w:p w14:paraId="11E977DA" w14:textId="77777777" w:rsidR="002D2B03" w:rsidRDefault="002D2B03" w:rsidP="002D2B03">
      <w:r>
        <w:rPr>
          <w:rStyle w:val="Marquedecommentaire"/>
        </w:rPr>
        <w:annotationRef/>
      </w:r>
      <w:r>
        <w:rPr>
          <w:sz w:val="20"/>
          <w:szCs w:val="20"/>
        </w:rPr>
        <w:t>reference</w:t>
      </w:r>
    </w:p>
  </w:comment>
  <w:comment w:id="22" w:author="TOSO Seema" w:date="2025-10-13T14:00:00Z" w:initials="TS">
    <w:p w14:paraId="44A7916E" w14:textId="77777777" w:rsidR="002D2B03" w:rsidRDefault="002D2B03" w:rsidP="002D2B03">
      <w:r>
        <w:rPr>
          <w:rStyle w:val="Marquedecommentaire"/>
        </w:rPr>
        <w:annotationRef/>
      </w:r>
      <w:r>
        <w:rPr>
          <w:sz w:val="20"/>
          <w:szCs w:val="20"/>
        </w:rPr>
        <w:t>reference</w:t>
      </w:r>
    </w:p>
  </w:comment>
  <w:comment w:id="23" w:author="TOSO Seema" w:date="2025-10-13T14:03:00Z" w:initials="TS">
    <w:p w14:paraId="0757D412" w14:textId="77777777" w:rsidR="008F5F5C" w:rsidRDefault="008F5F5C" w:rsidP="008F5F5C">
      <w:r>
        <w:rPr>
          <w:rStyle w:val="Marquedecommentaire"/>
        </w:rPr>
        <w:annotationRef/>
      </w:r>
      <w:r>
        <w:rPr>
          <w:sz w:val="20"/>
          <w:szCs w:val="20"/>
        </w:rPr>
        <w:t>reference</w:t>
      </w:r>
    </w:p>
  </w:comment>
  <w:comment w:id="24" w:author="TOSO Seema" w:date="2025-10-13T14:04:00Z" w:initials="TS">
    <w:p w14:paraId="6FA15148" w14:textId="77777777" w:rsidR="00F922C5" w:rsidRDefault="00F922C5" w:rsidP="00F922C5">
      <w:r>
        <w:rPr>
          <w:rStyle w:val="Marquedecommentaire"/>
        </w:rPr>
        <w:annotationRef/>
      </w:r>
      <w:r>
        <w:rPr>
          <w:sz w:val="20"/>
          <w:szCs w:val="20"/>
        </w:rPr>
        <w:t>ref</w:t>
      </w:r>
    </w:p>
    <w:p w14:paraId="1B93F0E2" w14:textId="77777777" w:rsidR="00F922C5" w:rsidRDefault="00F922C5" w:rsidP="00F922C5"/>
  </w:comment>
  <w:comment w:id="25" w:author="TOSO Seema" w:date="2025-10-13T14:05:00Z" w:initials="TS">
    <w:p w14:paraId="251D85A4" w14:textId="77777777" w:rsidR="00854562" w:rsidRDefault="00854562" w:rsidP="00854562">
      <w:r>
        <w:rPr>
          <w:rStyle w:val="Marquedecommentaire"/>
        </w:rPr>
        <w:annotationRef/>
      </w:r>
      <w:r>
        <w:rPr>
          <w:sz w:val="20"/>
          <w:szCs w:val="20"/>
        </w:rPr>
        <w:t>reference</w:t>
      </w:r>
    </w:p>
  </w:comment>
  <w:comment w:id="26" w:author="TOSO Seema" w:date="2025-10-13T13:39:00Z" w:initials="TS">
    <w:p w14:paraId="003F6D97" w14:textId="3A402408" w:rsidR="00D01FAF" w:rsidRDefault="00D01FAF" w:rsidP="00D01FAF">
      <w:r>
        <w:rPr>
          <w:rStyle w:val="Marquedecommentaire"/>
        </w:rPr>
        <w:annotationRef/>
      </w:r>
      <w:r>
        <w:rPr>
          <w:sz w:val="20"/>
          <w:szCs w:val="20"/>
        </w:rPr>
        <w:t>put references only at the end, not at the bottom of each page</w:t>
      </w:r>
    </w:p>
  </w:comment>
  <w:comment w:id="30" w:author="TOSO Seema" w:date="2025-10-13T14:10:00Z" w:initials="TS">
    <w:p w14:paraId="67E2D8B4" w14:textId="77777777" w:rsidR="006345A5" w:rsidRDefault="006345A5" w:rsidP="006345A5">
      <w:r>
        <w:rPr>
          <w:rStyle w:val="Marquedecommentaire"/>
        </w:rPr>
        <w:annotationRef/>
      </w:r>
      <w:r>
        <w:rPr>
          <w:sz w:val="20"/>
          <w:szCs w:val="20"/>
        </w:rPr>
        <w:t>add reference</w:t>
      </w:r>
    </w:p>
  </w:comment>
  <w:comment w:id="32" w:author="TOSO Seema" w:date="2025-10-13T14:10:00Z" w:initials="TS">
    <w:p w14:paraId="3213F8FB" w14:textId="125A96E2" w:rsidR="006345A5" w:rsidRDefault="006345A5" w:rsidP="006345A5">
      <w:r>
        <w:rPr>
          <w:rStyle w:val="Marquedecommentaire"/>
        </w:rPr>
        <w:annotationRef/>
      </w:r>
      <w:r>
        <w:rPr>
          <w:sz w:val="20"/>
          <w:szCs w:val="20"/>
        </w:rPr>
        <w:t xml:space="preserve">the text and the table should be independant. Write one or two paragraphs talking about the pico question in the text. </w:t>
      </w:r>
    </w:p>
  </w:comment>
  <w:comment w:id="45" w:author="TOSO Seema" w:date="2025-10-13T15:22:00Z" w:initials="TS">
    <w:p w14:paraId="626FF7BB" w14:textId="07DEF105" w:rsidR="006B637E" w:rsidRDefault="006B637E" w:rsidP="006B637E">
      <w:r>
        <w:rPr>
          <w:rStyle w:val="Marquedecommentaire"/>
        </w:rPr>
        <w:annotationRef/>
      </w:r>
      <w:r>
        <w:rPr>
          <w:sz w:val="20"/>
          <w:szCs w:val="20"/>
        </w:rPr>
        <w:t>we may need to do this</w:t>
      </w:r>
    </w:p>
  </w:comment>
  <w:comment w:id="164" w:author="TOSO Seema" w:date="2025-10-13T13:49:00Z" w:initials="TS">
    <w:p w14:paraId="7093EB19" w14:textId="77777777" w:rsidR="00596212" w:rsidRDefault="00596212" w:rsidP="00596212">
      <w:r>
        <w:rPr>
          <w:rStyle w:val="Marquedecommentaire"/>
        </w:rPr>
        <w:annotationRef/>
      </w:r>
      <w:r>
        <w:rPr>
          <w:sz w:val="20"/>
          <w:szCs w:val="20"/>
        </w:rPr>
        <w:t>Add descriptive legend</w:t>
      </w:r>
    </w:p>
  </w:comment>
  <w:comment w:id="166" w:author="TOSO Seema" w:date="2025-10-13T13:46:00Z" w:initials="TS">
    <w:p w14:paraId="75CBF851" w14:textId="2AE844BC" w:rsidR="00596212" w:rsidRDefault="00596212" w:rsidP="00596212">
      <w:r>
        <w:rPr>
          <w:rStyle w:val="Marquedecommentaire"/>
        </w:rPr>
        <w:annotationRef/>
      </w:r>
      <w:r>
        <w:rPr>
          <w:sz w:val="20"/>
          <w:szCs w:val="20"/>
        </w:rPr>
        <w:t>reformat table for legibility ( ii have used a section break to put in landscape mode</w:t>
      </w:r>
    </w:p>
  </w:comment>
  <w:comment w:id="168" w:author="TOSO Seema" w:date="2025-10-13T13:39:00Z" w:initials="TS">
    <w:p w14:paraId="5A0923CB" w14:textId="1EA89767" w:rsidR="00160C36" w:rsidRDefault="00160C36" w:rsidP="00160C36">
      <w:r>
        <w:rPr>
          <w:rStyle w:val="Marquedecommentaire"/>
        </w:rPr>
        <w:annotationRef/>
      </w:r>
      <w:r>
        <w:rPr>
          <w:sz w:val="20"/>
          <w:szCs w:val="20"/>
        </w:rPr>
        <w:t>reformat with numbers to the left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01AC47" w15:done="0"/>
  <w15:commentEx w15:paraId="4AB95355" w15:done="0"/>
  <w15:commentEx w15:paraId="2714B22E" w15:paraIdParent="4AB95355" w15:done="0"/>
  <w15:commentEx w15:paraId="7214CACE" w15:done="0"/>
  <w15:commentEx w15:paraId="3C51F45F" w15:done="0"/>
  <w15:commentEx w15:paraId="7EEE6A4F" w15:done="0"/>
  <w15:commentEx w15:paraId="11E977DA" w15:done="0"/>
  <w15:commentEx w15:paraId="44A7916E" w15:done="0"/>
  <w15:commentEx w15:paraId="0757D412" w15:done="0"/>
  <w15:commentEx w15:paraId="1B93F0E2" w15:done="0"/>
  <w15:commentEx w15:paraId="251D85A4" w15:done="0"/>
  <w15:commentEx w15:paraId="003F6D97" w15:done="0"/>
  <w15:commentEx w15:paraId="67E2D8B4" w15:done="0"/>
  <w15:commentEx w15:paraId="3213F8FB" w15:done="0"/>
  <w15:commentEx w15:paraId="626FF7BB" w15:done="0"/>
  <w15:commentEx w15:paraId="7093EB19" w15:done="0"/>
  <w15:commentEx w15:paraId="75CBF851" w15:done="0"/>
  <w15:commentEx w15:paraId="5A0923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BF1701" w16cex:dateUtc="2025-10-13T11:55:00Z">
    <w16cex:extLst>
      <w16:ext w16:uri="{CE6994B0-6A32-4C9F-8C6B-6E91EDA988CE}">
        <cr:reactions xmlns:cr="http://schemas.microsoft.com/office/comments/2020/reactions">
          <cr:reaction reactionType="1">
            <cr:reactionInfo dateUtc="2025-12-03T17:55:06Z">
              <cr:user userId="S::Paul.Agad@etu.unige.ch::e2e2a89f-29a1-4044-ac60-32c15106bb8c" userProvider="AD" userName="Paul Victor Agad"/>
            </cr:reactionInfo>
          </cr:reaction>
        </cr:reactions>
      </w16:ext>
    </w16cex:extLst>
  </w16cex:commentExtensible>
  <w16cex:commentExtensible w16cex:durableId="5EEDC8AE" w16cex:dateUtc="2025-10-13T12:14:00Z"/>
  <w16cex:commentExtensible w16cex:durableId="48A4739D" w16cex:dateUtc="2025-12-04T12:30:00Z"/>
  <w16cex:commentExtensible w16cex:durableId="2755BDFA" w16cex:dateUtc="2025-10-13T11:57:00Z"/>
  <w16cex:commentExtensible w16cex:durableId="4DAF7DCD" w16cex:dateUtc="2025-10-13T11:58:00Z"/>
  <w16cex:commentExtensible w16cex:durableId="7F106CDD" w16cex:dateUtc="2025-10-13T11:58:00Z"/>
  <w16cex:commentExtensible w16cex:durableId="2B94A08D" w16cex:dateUtc="2025-10-13T11:59:00Z"/>
  <w16cex:commentExtensible w16cex:durableId="60CB1829" w16cex:dateUtc="2025-10-13T12:00:00Z"/>
  <w16cex:commentExtensible w16cex:durableId="061F83BC" w16cex:dateUtc="2025-10-13T12:03:00Z"/>
  <w16cex:commentExtensible w16cex:durableId="0AA915C0" w16cex:dateUtc="2025-10-13T12:04:00Z"/>
  <w16cex:commentExtensible w16cex:durableId="6A1C6F6A" w16cex:dateUtc="2025-10-13T12:05:00Z"/>
  <w16cex:commentExtensible w16cex:durableId="4452BE20" w16cex:dateUtc="2025-10-13T11:39:00Z"/>
  <w16cex:commentExtensible w16cex:durableId="2F11C4A8" w16cex:dateUtc="2025-10-13T12:10:00Z"/>
  <w16cex:commentExtensible w16cex:durableId="48E90A5E" w16cex:dateUtc="2025-10-13T12:10:00Z"/>
  <w16cex:commentExtensible w16cex:durableId="1D67E625" w16cex:dateUtc="2025-10-13T13:22:00Z"/>
  <w16cex:commentExtensible w16cex:durableId="2FD60753" w16cex:dateUtc="2025-10-13T11:49:00Z"/>
  <w16cex:commentExtensible w16cex:durableId="29B6245F" w16cex:dateUtc="2025-10-13T11:46:00Z"/>
  <w16cex:commentExtensible w16cex:durableId="306A8023" w16cex:dateUtc="2025-10-13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01AC47" w16cid:durableId="19BF1701"/>
  <w16cid:commentId w16cid:paraId="4AB95355" w16cid:durableId="5EEDC8AE"/>
  <w16cid:commentId w16cid:paraId="2714B22E" w16cid:durableId="48A4739D"/>
  <w16cid:commentId w16cid:paraId="7214CACE" w16cid:durableId="2755BDFA"/>
  <w16cid:commentId w16cid:paraId="3C51F45F" w16cid:durableId="4DAF7DCD"/>
  <w16cid:commentId w16cid:paraId="7EEE6A4F" w16cid:durableId="7F106CDD"/>
  <w16cid:commentId w16cid:paraId="11E977DA" w16cid:durableId="2B94A08D"/>
  <w16cid:commentId w16cid:paraId="44A7916E" w16cid:durableId="60CB1829"/>
  <w16cid:commentId w16cid:paraId="0757D412" w16cid:durableId="061F83BC"/>
  <w16cid:commentId w16cid:paraId="1B93F0E2" w16cid:durableId="0AA915C0"/>
  <w16cid:commentId w16cid:paraId="251D85A4" w16cid:durableId="6A1C6F6A"/>
  <w16cid:commentId w16cid:paraId="003F6D97" w16cid:durableId="4452BE20"/>
  <w16cid:commentId w16cid:paraId="67E2D8B4" w16cid:durableId="2F11C4A8"/>
  <w16cid:commentId w16cid:paraId="3213F8FB" w16cid:durableId="48E90A5E"/>
  <w16cid:commentId w16cid:paraId="626FF7BB" w16cid:durableId="1D67E625"/>
  <w16cid:commentId w16cid:paraId="7093EB19" w16cid:durableId="2FD60753"/>
  <w16cid:commentId w16cid:paraId="75CBF851" w16cid:durableId="29B6245F"/>
  <w16cid:commentId w16cid:paraId="5A0923CB" w16cid:durableId="306A80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31388" w14:textId="77777777" w:rsidR="00A006B2" w:rsidRDefault="00A006B2" w:rsidP="00125ECD">
      <w:r>
        <w:separator/>
      </w:r>
    </w:p>
  </w:endnote>
  <w:endnote w:type="continuationSeparator" w:id="0">
    <w:p w14:paraId="47ED9EA1" w14:textId="77777777" w:rsidR="00A006B2" w:rsidRDefault="00A006B2" w:rsidP="00125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SFUI-Semibold">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6433222"/>
      <w:docPartObj>
        <w:docPartGallery w:val="Page Numbers (Bottom of Page)"/>
        <w:docPartUnique/>
      </w:docPartObj>
    </w:sdtPr>
    <w:sdtEndPr>
      <w:rPr>
        <w:rStyle w:val="Numrodepage"/>
      </w:rPr>
    </w:sdtEndPr>
    <w:sdtContent>
      <w:p w14:paraId="50B145EB" w14:textId="55E62FA1" w:rsidR="007C3831" w:rsidRDefault="007C3831" w:rsidP="007E4D3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98F874E" w14:textId="77777777" w:rsidR="003A7ECA" w:rsidRDefault="003A7ECA" w:rsidP="007C383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18830557"/>
      <w:docPartObj>
        <w:docPartGallery w:val="Page Numbers (Bottom of Page)"/>
        <w:docPartUnique/>
      </w:docPartObj>
    </w:sdtPr>
    <w:sdtEndPr>
      <w:rPr>
        <w:rStyle w:val="Numrodepage"/>
      </w:rPr>
    </w:sdtEndPr>
    <w:sdtContent>
      <w:p w14:paraId="3387D6DF" w14:textId="778AD1EC" w:rsidR="007C3831" w:rsidRDefault="007C3831" w:rsidP="007E4D3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FA96277" w14:textId="44EF95B5" w:rsidR="003A7ECA" w:rsidRPr="007C3831" w:rsidRDefault="003A7ECA" w:rsidP="007C3831">
    <w:pPr>
      <w:pStyle w:val="Pieddepage"/>
      <w:ind w:right="360"/>
      <w:rPr>
        <w:sz w:val="18"/>
        <w:szCs w:val="18"/>
      </w:rPr>
    </w:pPr>
    <w:r w:rsidRPr="007C3831">
      <w:rPr>
        <w:sz w:val="18"/>
        <w:szCs w:val="18"/>
      </w:rPr>
      <w:t xml:space="preserve">Quantitative </w:t>
    </w:r>
    <w:r w:rsidRPr="007C3831">
      <w:rPr>
        <w:sz w:val="18"/>
        <w:szCs w:val="18"/>
      </w:rPr>
      <w:t>US Foie</w:t>
    </w:r>
    <w:r w:rsidRPr="007C3831">
      <w:rPr>
        <w:sz w:val="18"/>
        <w:szCs w:val="18"/>
      </w:rPr>
      <w:ptab w:relativeTo="margin" w:alignment="center" w:leader="none"/>
    </w:r>
    <w:r w:rsidRPr="007C3831">
      <w:rPr>
        <w:sz w:val="18"/>
        <w:szCs w:val="18"/>
      </w:rPr>
      <w:t>V1</w:t>
    </w:r>
    <w:r w:rsidR="007C3831" w:rsidRPr="007C3831">
      <w:rPr>
        <w:sz w:val="18"/>
        <w:szCs w:val="18"/>
      </w:rPr>
      <w:t>, 13.10.2025</w:t>
    </w:r>
    <w:r w:rsidRPr="007C3831">
      <w:rPr>
        <w:sz w:val="18"/>
        <w:szCs w:val="18"/>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FAA12" w14:textId="77777777" w:rsidR="00A006B2" w:rsidRDefault="00A006B2" w:rsidP="00125ECD">
      <w:r>
        <w:separator/>
      </w:r>
    </w:p>
  </w:footnote>
  <w:footnote w:type="continuationSeparator" w:id="0">
    <w:p w14:paraId="49FE549B" w14:textId="77777777" w:rsidR="00A006B2" w:rsidRDefault="00A006B2" w:rsidP="00125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67A4" w14:textId="2EFBE126" w:rsidR="00B515DC" w:rsidRDefault="00B515DC">
    <w:pPr>
      <w:pStyle w:val="En-tte"/>
    </w:pPr>
    <w:r>
      <w:rPr>
        <w:noProof/>
      </w:rPr>
      <w:drawing>
        <wp:inline distT="0" distB="0" distL="0" distR="0" wp14:anchorId="6B3F9836" wp14:editId="3D62C130">
          <wp:extent cx="1676400" cy="609600"/>
          <wp:effectExtent l="0" t="0" r="0" b="0"/>
          <wp:docPr id="1982381866" name="Image 2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81866" name="Image 22" descr="Une image contenant texte, Police, logo, Graphiqu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676400" cy="609600"/>
                  </a:xfrm>
                  <a:prstGeom prst="rect">
                    <a:avLst/>
                  </a:prstGeom>
                </pic:spPr>
              </pic:pic>
            </a:graphicData>
          </a:graphic>
        </wp:inline>
      </w:drawing>
    </w:r>
    <w:r w:rsidR="00B15C5F">
      <w:rPr>
        <w:noProof/>
      </w:rPr>
      <w:drawing>
        <wp:inline distT="0" distB="0" distL="0" distR="0" wp14:anchorId="0FF94473" wp14:editId="702CCAFE">
          <wp:extent cx="1999716" cy="569919"/>
          <wp:effectExtent l="0" t="0" r="0" b="1905"/>
          <wp:docPr id="435015522" name="Image 23"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15522" name="Image 23" descr="Une image contenant texte, Police, logo, Graphiqu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2035361" cy="580078"/>
                  </a:xfrm>
                  <a:prstGeom prst="rect">
                    <a:avLst/>
                  </a:prstGeom>
                </pic:spPr>
              </pic:pic>
            </a:graphicData>
          </a:graphic>
        </wp:inline>
      </w:drawing>
    </w:r>
  </w:p>
  <w:p w14:paraId="0379C457" w14:textId="77777777" w:rsidR="00B515DC" w:rsidRDefault="00B515D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155"/>
    <w:multiLevelType w:val="hybridMultilevel"/>
    <w:tmpl w:val="9CE2012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1C2B4A"/>
    <w:multiLevelType w:val="hybridMultilevel"/>
    <w:tmpl w:val="E1D66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B82AB5"/>
    <w:multiLevelType w:val="hybridMultilevel"/>
    <w:tmpl w:val="5C941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CE34D3"/>
    <w:multiLevelType w:val="hybridMultilevel"/>
    <w:tmpl w:val="BE58B06E"/>
    <w:lvl w:ilvl="0" w:tplc="FFFFFFFF">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A57F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07ACA"/>
    <w:multiLevelType w:val="hybridMultilevel"/>
    <w:tmpl w:val="A2CE6B2C"/>
    <w:lvl w:ilvl="0" w:tplc="FFFFFFFF">
      <w:numFmt w:val="bullet"/>
      <w:lvlText w:val="•"/>
      <w:lvlJc w:val="left"/>
      <w:pPr>
        <w:ind w:left="1068" w:hanging="360"/>
      </w:pPr>
      <w:rPr>
        <w:rFonts w:ascii="Times New Roman" w:eastAsiaTheme="minorEastAsia"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33B026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55965"/>
    <w:multiLevelType w:val="hybridMultilevel"/>
    <w:tmpl w:val="A39291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D33D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744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83CE8"/>
    <w:multiLevelType w:val="hybridMultilevel"/>
    <w:tmpl w:val="5D200D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BFE56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276F16"/>
    <w:multiLevelType w:val="hybridMultilevel"/>
    <w:tmpl w:val="9F4CCA7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28B45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45907"/>
    <w:multiLevelType w:val="hybridMultilevel"/>
    <w:tmpl w:val="B254E278"/>
    <w:lvl w:ilvl="0" w:tplc="FFFFFFFF">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2091604">
    <w:abstractNumId w:val="8"/>
  </w:num>
  <w:num w:numId="2" w16cid:durableId="716399286">
    <w:abstractNumId w:val="6"/>
  </w:num>
  <w:num w:numId="3" w16cid:durableId="35544168">
    <w:abstractNumId w:val="10"/>
  </w:num>
  <w:num w:numId="4" w16cid:durableId="1008679464">
    <w:abstractNumId w:val="14"/>
  </w:num>
  <w:num w:numId="5" w16cid:durableId="1883638751">
    <w:abstractNumId w:val="2"/>
  </w:num>
  <w:num w:numId="6" w16cid:durableId="1465780492">
    <w:abstractNumId w:val="5"/>
  </w:num>
  <w:num w:numId="7" w16cid:durableId="1263420645">
    <w:abstractNumId w:val="9"/>
  </w:num>
  <w:num w:numId="8" w16cid:durableId="1880433526">
    <w:abstractNumId w:val="13"/>
  </w:num>
  <w:num w:numId="9" w16cid:durableId="865294133">
    <w:abstractNumId w:val="3"/>
  </w:num>
  <w:num w:numId="10" w16cid:durableId="146021303">
    <w:abstractNumId w:val="4"/>
  </w:num>
  <w:num w:numId="11" w16cid:durableId="265116252">
    <w:abstractNumId w:val="7"/>
  </w:num>
  <w:num w:numId="12" w16cid:durableId="1861625424">
    <w:abstractNumId w:val="1"/>
  </w:num>
  <w:num w:numId="13" w16cid:durableId="50736459">
    <w:abstractNumId w:val="12"/>
  </w:num>
  <w:num w:numId="14" w16cid:durableId="1651984063">
    <w:abstractNumId w:val="0"/>
  </w:num>
  <w:num w:numId="15" w16cid:durableId="64743900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SO Seema">
    <w15:presenceInfo w15:providerId="AD" w15:userId="S::seema.toso@hug.ch::5d4cbcd1-a8ae-45ac-8645-8fd77ddff595"/>
  </w15:person>
  <w15:person w15:author="Paul Victor Agad">
    <w15:presenceInfo w15:providerId="AD" w15:userId="S::Paul.Agad@etu.unige.ch::e2e2a89f-29a1-4044-ac60-32c15106bb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32"/>
    <w:rsid w:val="00003B43"/>
    <w:rsid w:val="00006EF4"/>
    <w:rsid w:val="00007D92"/>
    <w:rsid w:val="0001264F"/>
    <w:rsid w:val="00013BC2"/>
    <w:rsid w:val="0001521F"/>
    <w:rsid w:val="0001594B"/>
    <w:rsid w:val="00016B02"/>
    <w:rsid w:val="00020254"/>
    <w:rsid w:val="000228A1"/>
    <w:rsid w:val="000235FD"/>
    <w:rsid w:val="00025291"/>
    <w:rsid w:val="00027869"/>
    <w:rsid w:val="00030801"/>
    <w:rsid w:val="0003183A"/>
    <w:rsid w:val="00034B8F"/>
    <w:rsid w:val="000355CC"/>
    <w:rsid w:val="00035821"/>
    <w:rsid w:val="00035ABF"/>
    <w:rsid w:val="000366BD"/>
    <w:rsid w:val="00037E64"/>
    <w:rsid w:val="00043B19"/>
    <w:rsid w:val="00060E9E"/>
    <w:rsid w:val="000611AC"/>
    <w:rsid w:val="00062E4D"/>
    <w:rsid w:val="00062EE0"/>
    <w:rsid w:val="00064F34"/>
    <w:rsid w:val="00066DA9"/>
    <w:rsid w:val="00070DF8"/>
    <w:rsid w:val="00073446"/>
    <w:rsid w:val="000744D6"/>
    <w:rsid w:val="00074791"/>
    <w:rsid w:val="000750ED"/>
    <w:rsid w:val="000758EF"/>
    <w:rsid w:val="00076AF7"/>
    <w:rsid w:val="000778A4"/>
    <w:rsid w:val="00080C05"/>
    <w:rsid w:val="000827FB"/>
    <w:rsid w:val="000830B9"/>
    <w:rsid w:val="00084D02"/>
    <w:rsid w:val="00086F64"/>
    <w:rsid w:val="00091C99"/>
    <w:rsid w:val="00092B55"/>
    <w:rsid w:val="00093658"/>
    <w:rsid w:val="00097970"/>
    <w:rsid w:val="000A0508"/>
    <w:rsid w:val="000A07C5"/>
    <w:rsid w:val="000A0DEF"/>
    <w:rsid w:val="000A1919"/>
    <w:rsid w:val="000A2E53"/>
    <w:rsid w:val="000A4478"/>
    <w:rsid w:val="000A5484"/>
    <w:rsid w:val="000A5B1C"/>
    <w:rsid w:val="000B2D98"/>
    <w:rsid w:val="000B2DC0"/>
    <w:rsid w:val="000B4512"/>
    <w:rsid w:val="000B6256"/>
    <w:rsid w:val="000B7D1C"/>
    <w:rsid w:val="000C1A10"/>
    <w:rsid w:val="000C2498"/>
    <w:rsid w:val="000C3084"/>
    <w:rsid w:val="000C58D0"/>
    <w:rsid w:val="000C5AEE"/>
    <w:rsid w:val="000C6EA7"/>
    <w:rsid w:val="000D70AF"/>
    <w:rsid w:val="000E075B"/>
    <w:rsid w:val="000E20DE"/>
    <w:rsid w:val="000E5270"/>
    <w:rsid w:val="000E7342"/>
    <w:rsid w:val="000E7BCB"/>
    <w:rsid w:val="000F1112"/>
    <w:rsid w:val="000F4621"/>
    <w:rsid w:val="000F63DF"/>
    <w:rsid w:val="001011DC"/>
    <w:rsid w:val="00101E96"/>
    <w:rsid w:val="001048EC"/>
    <w:rsid w:val="00104B64"/>
    <w:rsid w:val="00104BA6"/>
    <w:rsid w:val="00106DDF"/>
    <w:rsid w:val="00106FDF"/>
    <w:rsid w:val="0011289A"/>
    <w:rsid w:val="00114B42"/>
    <w:rsid w:val="001157EC"/>
    <w:rsid w:val="0011607E"/>
    <w:rsid w:val="0011652E"/>
    <w:rsid w:val="0011775E"/>
    <w:rsid w:val="00117A56"/>
    <w:rsid w:val="001208B2"/>
    <w:rsid w:val="00120BCE"/>
    <w:rsid w:val="0012177B"/>
    <w:rsid w:val="00125ECD"/>
    <w:rsid w:val="0012692B"/>
    <w:rsid w:val="001323A9"/>
    <w:rsid w:val="00134DFE"/>
    <w:rsid w:val="00137781"/>
    <w:rsid w:val="0014317E"/>
    <w:rsid w:val="00144DBD"/>
    <w:rsid w:val="0014591E"/>
    <w:rsid w:val="00147813"/>
    <w:rsid w:val="00150D31"/>
    <w:rsid w:val="00153DAB"/>
    <w:rsid w:val="00154B24"/>
    <w:rsid w:val="00155BEE"/>
    <w:rsid w:val="00160237"/>
    <w:rsid w:val="00160C36"/>
    <w:rsid w:val="001610C5"/>
    <w:rsid w:val="001658DD"/>
    <w:rsid w:val="0017095E"/>
    <w:rsid w:val="0017238A"/>
    <w:rsid w:val="00174365"/>
    <w:rsid w:val="00174A5C"/>
    <w:rsid w:val="0017562C"/>
    <w:rsid w:val="001776E6"/>
    <w:rsid w:val="00180A5D"/>
    <w:rsid w:val="0018173E"/>
    <w:rsid w:val="00183C82"/>
    <w:rsid w:val="00183CF6"/>
    <w:rsid w:val="001871A4"/>
    <w:rsid w:val="001936BF"/>
    <w:rsid w:val="00194F64"/>
    <w:rsid w:val="00197651"/>
    <w:rsid w:val="001A13EB"/>
    <w:rsid w:val="001A39CD"/>
    <w:rsid w:val="001A7431"/>
    <w:rsid w:val="001A75AB"/>
    <w:rsid w:val="001B0CCA"/>
    <w:rsid w:val="001B1285"/>
    <w:rsid w:val="001B20A8"/>
    <w:rsid w:val="001B34EF"/>
    <w:rsid w:val="001B417D"/>
    <w:rsid w:val="001B4539"/>
    <w:rsid w:val="001B5AB2"/>
    <w:rsid w:val="001B6420"/>
    <w:rsid w:val="001B6B8F"/>
    <w:rsid w:val="001C3ED3"/>
    <w:rsid w:val="001C4A70"/>
    <w:rsid w:val="001C5326"/>
    <w:rsid w:val="001C70AE"/>
    <w:rsid w:val="001D0BDB"/>
    <w:rsid w:val="001D1187"/>
    <w:rsid w:val="001D313A"/>
    <w:rsid w:val="001D76C5"/>
    <w:rsid w:val="001E02CB"/>
    <w:rsid w:val="001E105F"/>
    <w:rsid w:val="001E1149"/>
    <w:rsid w:val="001E22DC"/>
    <w:rsid w:val="001E4F2B"/>
    <w:rsid w:val="001E5237"/>
    <w:rsid w:val="001E5DDC"/>
    <w:rsid w:val="001E75CF"/>
    <w:rsid w:val="001F0753"/>
    <w:rsid w:val="001F4484"/>
    <w:rsid w:val="001F78E0"/>
    <w:rsid w:val="00201173"/>
    <w:rsid w:val="00201D54"/>
    <w:rsid w:val="0020289D"/>
    <w:rsid w:val="00203A82"/>
    <w:rsid w:val="00203E46"/>
    <w:rsid w:val="002048BA"/>
    <w:rsid w:val="00205627"/>
    <w:rsid w:val="00205F52"/>
    <w:rsid w:val="00213E5B"/>
    <w:rsid w:val="00213FEA"/>
    <w:rsid w:val="00214E26"/>
    <w:rsid w:val="0021747E"/>
    <w:rsid w:val="0021775E"/>
    <w:rsid w:val="00221112"/>
    <w:rsid w:val="00226135"/>
    <w:rsid w:val="00231481"/>
    <w:rsid w:val="002402D7"/>
    <w:rsid w:val="00240E5C"/>
    <w:rsid w:val="00241171"/>
    <w:rsid w:val="0024173B"/>
    <w:rsid w:val="002432A2"/>
    <w:rsid w:val="002449D5"/>
    <w:rsid w:val="00246307"/>
    <w:rsid w:val="002528CC"/>
    <w:rsid w:val="00253BAC"/>
    <w:rsid w:val="00254EA9"/>
    <w:rsid w:val="00255451"/>
    <w:rsid w:val="002555C8"/>
    <w:rsid w:val="002556DE"/>
    <w:rsid w:val="00257750"/>
    <w:rsid w:val="00263F76"/>
    <w:rsid w:val="00264F09"/>
    <w:rsid w:val="0026527C"/>
    <w:rsid w:val="0026589F"/>
    <w:rsid w:val="00270BD7"/>
    <w:rsid w:val="0027320B"/>
    <w:rsid w:val="002758EE"/>
    <w:rsid w:val="00284E61"/>
    <w:rsid w:val="00286E14"/>
    <w:rsid w:val="0028742E"/>
    <w:rsid w:val="002878C7"/>
    <w:rsid w:val="00290718"/>
    <w:rsid w:val="00290CA5"/>
    <w:rsid w:val="00290F70"/>
    <w:rsid w:val="00294BA4"/>
    <w:rsid w:val="00295C52"/>
    <w:rsid w:val="002A0159"/>
    <w:rsid w:val="002A06DF"/>
    <w:rsid w:val="002A141E"/>
    <w:rsid w:val="002A3CF8"/>
    <w:rsid w:val="002A47AB"/>
    <w:rsid w:val="002A6594"/>
    <w:rsid w:val="002A7C1B"/>
    <w:rsid w:val="002B06C8"/>
    <w:rsid w:val="002B0F32"/>
    <w:rsid w:val="002B19F2"/>
    <w:rsid w:val="002B6682"/>
    <w:rsid w:val="002B754B"/>
    <w:rsid w:val="002B7841"/>
    <w:rsid w:val="002C0344"/>
    <w:rsid w:val="002C11B6"/>
    <w:rsid w:val="002C33E9"/>
    <w:rsid w:val="002C3A54"/>
    <w:rsid w:val="002D1045"/>
    <w:rsid w:val="002D23A0"/>
    <w:rsid w:val="002D2B03"/>
    <w:rsid w:val="002E2778"/>
    <w:rsid w:val="002E2810"/>
    <w:rsid w:val="002E4824"/>
    <w:rsid w:val="002E7FE3"/>
    <w:rsid w:val="002F00D8"/>
    <w:rsid w:val="002F0D6B"/>
    <w:rsid w:val="002F2F7A"/>
    <w:rsid w:val="002F3DD6"/>
    <w:rsid w:val="002F52EF"/>
    <w:rsid w:val="00300455"/>
    <w:rsid w:val="00300B62"/>
    <w:rsid w:val="00303C7C"/>
    <w:rsid w:val="00304DFA"/>
    <w:rsid w:val="003069A5"/>
    <w:rsid w:val="0030779B"/>
    <w:rsid w:val="00314174"/>
    <w:rsid w:val="00317DC3"/>
    <w:rsid w:val="003247DF"/>
    <w:rsid w:val="00324C61"/>
    <w:rsid w:val="00324F5B"/>
    <w:rsid w:val="00326D42"/>
    <w:rsid w:val="00327487"/>
    <w:rsid w:val="0033080A"/>
    <w:rsid w:val="00330A5C"/>
    <w:rsid w:val="00331013"/>
    <w:rsid w:val="00331ACD"/>
    <w:rsid w:val="00333CA6"/>
    <w:rsid w:val="003346F3"/>
    <w:rsid w:val="00335D64"/>
    <w:rsid w:val="00336799"/>
    <w:rsid w:val="0033687C"/>
    <w:rsid w:val="003404C9"/>
    <w:rsid w:val="00344326"/>
    <w:rsid w:val="00346687"/>
    <w:rsid w:val="00347F8A"/>
    <w:rsid w:val="003502AA"/>
    <w:rsid w:val="00355373"/>
    <w:rsid w:val="003557D7"/>
    <w:rsid w:val="003612EC"/>
    <w:rsid w:val="00367732"/>
    <w:rsid w:val="00367900"/>
    <w:rsid w:val="0037378D"/>
    <w:rsid w:val="00373DD0"/>
    <w:rsid w:val="00374241"/>
    <w:rsid w:val="003748BE"/>
    <w:rsid w:val="003754E1"/>
    <w:rsid w:val="003768C6"/>
    <w:rsid w:val="00381E99"/>
    <w:rsid w:val="00383ACC"/>
    <w:rsid w:val="00383E8B"/>
    <w:rsid w:val="003858D4"/>
    <w:rsid w:val="00386411"/>
    <w:rsid w:val="00390443"/>
    <w:rsid w:val="003916AC"/>
    <w:rsid w:val="00393815"/>
    <w:rsid w:val="003949FC"/>
    <w:rsid w:val="00394C8B"/>
    <w:rsid w:val="0039524E"/>
    <w:rsid w:val="003965AA"/>
    <w:rsid w:val="00396A3C"/>
    <w:rsid w:val="003A4E9E"/>
    <w:rsid w:val="003A7940"/>
    <w:rsid w:val="003A7EB4"/>
    <w:rsid w:val="003A7ECA"/>
    <w:rsid w:val="003B255B"/>
    <w:rsid w:val="003B3E58"/>
    <w:rsid w:val="003B48D8"/>
    <w:rsid w:val="003B4ECF"/>
    <w:rsid w:val="003B5887"/>
    <w:rsid w:val="003B5902"/>
    <w:rsid w:val="003C0BB1"/>
    <w:rsid w:val="003C235D"/>
    <w:rsid w:val="003C3670"/>
    <w:rsid w:val="003C40ED"/>
    <w:rsid w:val="003D0BB3"/>
    <w:rsid w:val="003D1ABA"/>
    <w:rsid w:val="003D2CBA"/>
    <w:rsid w:val="003D2D80"/>
    <w:rsid w:val="003E0479"/>
    <w:rsid w:val="003E2B3A"/>
    <w:rsid w:val="003E4704"/>
    <w:rsid w:val="003E4826"/>
    <w:rsid w:val="003E650F"/>
    <w:rsid w:val="003E7115"/>
    <w:rsid w:val="003F101C"/>
    <w:rsid w:val="003F1C9A"/>
    <w:rsid w:val="003F2639"/>
    <w:rsid w:val="00400CB9"/>
    <w:rsid w:val="00400E30"/>
    <w:rsid w:val="00400FDB"/>
    <w:rsid w:val="004017B7"/>
    <w:rsid w:val="0040213D"/>
    <w:rsid w:val="00406794"/>
    <w:rsid w:val="0041274E"/>
    <w:rsid w:val="00412855"/>
    <w:rsid w:val="00412D9E"/>
    <w:rsid w:val="00413AD3"/>
    <w:rsid w:val="00414A88"/>
    <w:rsid w:val="0041670B"/>
    <w:rsid w:val="00417C7D"/>
    <w:rsid w:val="00421A30"/>
    <w:rsid w:val="00425B2D"/>
    <w:rsid w:val="004267D1"/>
    <w:rsid w:val="004276E3"/>
    <w:rsid w:val="00427F39"/>
    <w:rsid w:val="00430550"/>
    <w:rsid w:val="00431471"/>
    <w:rsid w:val="0043205F"/>
    <w:rsid w:val="004402F0"/>
    <w:rsid w:val="0044039B"/>
    <w:rsid w:val="004415DB"/>
    <w:rsid w:val="00441F4C"/>
    <w:rsid w:val="00443184"/>
    <w:rsid w:val="00444CDC"/>
    <w:rsid w:val="004463A9"/>
    <w:rsid w:val="00446E12"/>
    <w:rsid w:val="004510DF"/>
    <w:rsid w:val="00455A0C"/>
    <w:rsid w:val="00462F33"/>
    <w:rsid w:val="004640D2"/>
    <w:rsid w:val="00466353"/>
    <w:rsid w:val="00470ED6"/>
    <w:rsid w:val="00470FB8"/>
    <w:rsid w:val="00471392"/>
    <w:rsid w:val="00474149"/>
    <w:rsid w:val="004741C1"/>
    <w:rsid w:val="0048208C"/>
    <w:rsid w:val="004826BE"/>
    <w:rsid w:val="00482730"/>
    <w:rsid w:val="00486259"/>
    <w:rsid w:val="00490B6D"/>
    <w:rsid w:val="00491124"/>
    <w:rsid w:val="00493CDA"/>
    <w:rsid w:val="0049466B"/>
    <w:rsid w:val="00495096"/>
    <w:rsid w:val="0049636C"/>
    <w:rsid w:val="00496A29"/>
    <w:rsid w:val="004A131F"/>
    <w:rsid w:val="004A21C6"/>
    <w:rsid w:val="004A34FE"/>
    <w:rsid w:val="004A3839"/>
    <w:rsid w:val="004A3EE7"/>
    <w:rsid w:val="004A4961"/>
    <w:rsid w:val="004A6AC9"/>
    <w:rsid w:val="004A7878"/>
    <w:rsid w:val="004B24FF"/>
    <w:rsid w:val="004B3240"/>
    <w:rsid w:val="004B38FF"/>
    <w:rsid w:val="004B3A70"/>
    <w:rsid w:val="004B3D41"/>
    <w:rsid w:val="004B642E"/>
    <w:rsid w:val="004B7975"/>
    <w:rsid w:val="004C0A93"/>
    <w:rsid w:val="004C0AF8"/>
    <w:rsid w:val="004C5993"/>
    <w:rsid w:val="004D03BC"/>
    <w:rsid w:val="004D09E6"/>
    <w:rsid w:val="004D0CD9"/>
    <w:rsid w:val="004D12C8"/>
    <w:rsid w:val="004D1C87"/>
    <w:rsid w:val="004D2DB6"/>
    <w:rsid w:val="004D36E7"/>
    <w:rsid w:val="004D37E0"/>
    <w:rsid w:val="004D3CBD"/>
    <w:rsid w:val="004D59DE"/>
    <w:rsid w:val="004E22D9"/>
    <w:rsid w:val="004E239F"/>
    <w:rsid w:val="004E3A8F"/>
    <w:rsid w:val="004E4C90"/>
    <w:rsid w:val="004E5789"/>
    <w:rsid w:val="004E5FD5"/>
    <w:rsid w:val="004E61BE"/>
    <w:rsid w:val="004F586F"/>
    <w:rsid w:val="005003F3"/>
    <w:rsid w:val="0050381F"/>
    <w:rsid w:val="00507472"/>
    <w:rsid w:val="0051042C"/>
    <w:rsid w:val="00511AA9"/>
    <w:rsid w:val="00511AEC"/>
    <w:rsid w:val="00512E06"/>
    <w:rsid w:val="00513648"/>
    <w:rsid w:val="00513C88"/>
    <w:rsid w:val="005159F5"/>
    <w:rsid w:val="0052034B"/>
    <w:rsid w:val="00522102"/>
    <w:rsid w:val="00523E10"/>
    <w:rsid w:val="005272DC"/>
    <w:rsid w:val="005325EF"/>
    <w:rsid w:val="00532FF6"/>
    <w:rsid w:val="00534101"/>
    <w:rsid w:val="00534478"/>
    <w:rsid w:val="005346EE"/>
    <w:rsid w:val="00536986"/>
    <w:rsid w:val="00543671"/>
    <w:rsid w:val="0054377F"/>
    <w:rsid w:val="00545B3D"/>
    <w:rsid w:val="005476B3"/>
    <w:rsid w:val="00550A63"/>
    <w:rsid w:val="00554647"/>
    <w:rsid w:val="00560A28"/>
    <w:rsid w:val="00567474"/>
    <w:rsid w:val="00572D96"/>
    <w:rsid w:val="005743CD"/>
    <w:rsid w:val="00574562"/>
    <w:rsid w:val="0057571B"/>
    <w:rsid w:val="005805C0"/>
    <w:rsid w:val="00582652"/>
    <w:rsid w:val="005856AE"/>
    <w:rsid w:val="00585D8E"/>
    <w:rsid w:val="00590AE1"/>
    <w:rsid w:val="00594DCC"/>
    <w:rsid w:val="00595C96"/>
    <w:rsid w:val="00596212"/>
    <w:rsid w:val="00596A4D"/>
    <w:rsid w:val="005978B2"/>
    <w:rsid w:val="005A055B"/>
    <w:rsid w:val="005A0EDE"/>
    <w:rsid w:val="005A2837"/>
    <w:rsid w:val="005A4796"/>
    <w:rsid w:val="005A62BE"/>
    <w:rsid w:val="005A6A16"/>
    <w:rsid w:val="005A72DC"/>
    <w:rsid w:val="005A7DC1"/>
    <w:rsid w:val="005B03BF"/>
    <w:rsid w:val="005B1233"/>
    <w:rsid w:val="005B198B"/>
    <w:rsid w:val="005B6E59"/>
    <w:rsid w:val="005C2D74"/>
    <w:rsid w:val="005C303E"/>
    <w:rsid w:val="005D2AAC"/>
    <w:rsid w:val="005D6610"/>
    <w:rsid w:val="005D695A"/>
    <w:rsid w:val="005E0FCB"/>
    <w:rsid w:val="005E2F2C"/>
    <w:rsid w:val="005E6571"/>
    <w:rsid w:val="00602BBC"/>
    <w:rsid w:val="006039E9"/>
    <w:rsid w:val="006046BF"/>
    <w:rsid w:val="00606B8D"/>
    <w:rsid w:val="006076BD"/>
    <w:rsid w:val="006144D0"/>
    <w:rsid w:val="006168E8"/>
    <w:rsid w:val="00620314"/>
    <w:rsid w:val="0062189F"/>
    <w:rsid w:val="00625702"/>
    <w:rsid w:val="00625A7B"/>
    <w:rsid w:val="006301C5"/>
    <w:rsid w:val="006345A5"/>
    <w:rsid w:val="006354C7"/>
    <w:rsid w:val="00641D55"/>
    <w:rsid w:val="0064736A"/>
    <w:rsid w:val="00656301"/>
    <w:rsid w:val="00662048"/>
    <w:rsid w:val="0066540D"/>
    <w:rsid w:val="0066738D"/>
    <w:rsid w:val="0067120F"/>
    <w:rsid w:val="006741C3"/>
    <w:rsid w:val="00677755"/>
    <w:rsid w:val="006806E4"/>
    <w:rsid w:val="006825D4"/>
    <w:rsid w:val="006826C4"/>
    <w:rsid w:val="00684F5F"/>
    <w:rsid w:val="00691220"/>
    <w:rsid w:val="00691378"/>
    <w:rsid w:val="00692B7A"/>
    <w:rsid w:val="006A0566"/>
    <w:rsid w:val="006A0E7C"/>
    <w:rsid w:val="006A6C5A"/>
    <w:rsid w:val="006A79F2"/>
    <w:rsid w:val="006B0D69"/>
    <w:rsid w:val="006B189E"/>
    <w:rsid w:val="006B4E20"/>
    <w:rsid w:val="006B5275"/>
    <w:rsid w:val="006B637E"/>
    <w:rsid w:val="006B7208"/>
    <w:rsid w:val="006C11F1"/>
    <w:rsid w:val="006C1E87"/>
    <w:rsid w:val="006C444E"/>
    <w:rsid w:val="006C7E45"/>
    <w:rsid w:val="006D17A3"/>
    <w:rsid w:val="006D26DB"/>
    <w:rsid w:val="006D536A"/>
    <w:rsid w:val="006D55E8"/>
    <w:rsid w:val="006D669A"/>
    <w:rsid w:val="006D74D3"/>
    <w:rsid w:val="006E1C96"/>
    <w:rsid w:val="006E3839"/>
    <w:rsid w:val="006E7045"/>
    <w:rsid w:val="006F114B"/>
    <w:rsid w:val="006F1C69"/>
    <w:rsid w:val="006F20C5"/>
    <w:rsid w:val="006F26E1"/>
    <w:rsid w:val="006F40C6"/>
    <w:rsid w:val="006F6A8D"/>
    <w:rsid w:val="0070769F"/>
    <w:rsid w:val="007100CB"/>
    <w:rsid w:val="007111D5"/>
    <w:rsid w:val="0071183E"/>
    <w:rsid w:val="00713DDC"/>
    <w:rsid w:val="007172EB"/>
    <w:rsid w:val="00717917"/>
    <w:rsid w:val="007221A9"/>
    <w:rsid w:val="007229A7"/>
    <w:rsid w:val="00723071"/>
    <w:rsid w:val="00723ECF"/>
    <w:rsid w:val="0072497D"/>
    <w:rsid w:val="0072733C"/>
    <w:rsid w:val="00727BE6"/>
    <w:rsid w:val="007323CA"/>
    <w:rsid w:val="007334FF"/>
    <w:rsid w:val="00735842"/>
    <w:rsid w:val="00736B0E"/>
    <w:rsid w:val="00736E5D"/>
    <w:rsid w:val="0073710C"/>
    <w:rsid w:val="007406A0"/>
    <w:rsid w:val="00740B30"/>
    <w:rsid w:val="00746638"/>
    <w:rsid w:val="00747434"/>
    <w:rsid w:val="00750A90"/>
    <w:rsid w:val="00751A66"/>
    <w:rsid w:val="00751BDD"/>
    <w:rsid w:val="0075238C"/>
    <w:rsid w:val="00752C0B"/>
    <w:rsid w:val="007531F5"/>
    <w:rsid w:val="00753D26"/>
    <w:rsid w:val="007562D0"/>
    <w:rsid w:val="007576DE"/>
    <w:rsid w:val="00757805"/>
    <w:rsid w:val="00757AAC"/>
    <w:rsid w:val="00757D2F"/>
    <w:rsid w:val="007609D3"/>
    <w:rsid w:val="00762A7B"/>
    <w:rsid w:val="00764EC4"/>
    <w:rsid w:val="00765608"/>
    <w:rsid w:val="00766A48"/>
    <w:rsid w:val="00771373"/>
    <w:rsid w:val="00773E58"/>
    <w:rsid w:val="00774E4E"/>
    <w:rsid w:val="00775638"/>
    <w:rsid w:val="00775B1A"/>
    <w:rsid w:val="00781445"/>
    <w:rsid w:val="007819DA"/>
    <w:rsid w:val="0078328A"/>
    <w:rsid w:val="007834AA"/>
    <w:rsid w:val="00784CAA"/>
    <w:rsid w:val="007858D1"/>
    <w:rsid w:val="0078711F"/>
    <w:rsid w:val="00793754"/>
    <w:rsid w:val="00795DE3"/>
    <w:rsid w:val="00796495"/>
    <w:rsid w:val="007964B6"/>
    <w:rsid w:val="00796FC9"/>
    <w:rsid w:val="00797198"/>
    <w:rsid w:val="007A1962"/>
    <w:rsid w:val="007A2063"/>
    <w:rsid w:val="007A62D2"/>
    <w:rsid w:val="007A6725"/>
    <w:rsid w:val="007B00E1"/>
    <w:rsid w:val="007B0B21"/>
    <w:rsid w:val="007B2FF2"/>
    <w:rsid w:val="007B48ED"/>
    <w:rsid w:val="007B51AC"/>
    <w:rsid w:val="007B5DF3"/>
    <w:rsid w:val="007C0242"/>
    <w:rsid w:val="007C0ADE"/>
    <w:rsid w:val="007C1A52"/>
    <w:rsid w:val="007C3831"/>
    <w:rsid w:val="007C5B50"/>
    <w:rsid w:val="007C7799"/>
    <w:rsid w:val="007D166A"/>
    <w:rsid w:val="007D5142"/>
    <w:rsid w:val="007E179A"/>
    <w:rsid w:val="007E42B4"/>
    <w:rsid w:val="007E4AD5"/>
    <w:rsid w:val="007E6BF1"/>
    <w:rsid w:val="007F0429"/>
    <w:rsid w:val="007F0C50"/>
    <w:rsid w:val="007F0EAB"/>
    <w:rsid w:val="007F241D"/>
    <w:rsid w:val="007F5617"/>
    <w:rsid w:val="007F5A95"/>
    <w:rsid w:val="007F5D24"/>
    <w:rsid w:val="00800381"/>
    <w:rsid w:val="008027A7"/>
    <w:rsid w:val="00804377"/>
    <w:rsid w:val="0081223F"/>
    <w:rsid w:val="0081310D"/>
    <w:rsid w:val="008141B4"/>
    <w:rsid w:val="0081480A"/>
    <w:rsid w:val="008171AE"/>
    <w:rsid w:val="00821312"/>
    <w:rsid w:val="00824CB4"/>
    <w:rsid w:val="008255EE"/>
    <w:rsid w:val="008256E5"/>
    <w:rsid w:val="00825A8A"/>
    <w:rsid w:val="00826AF4"/>
    <w:rsid w:val="00826EB7"/>
    <w:rsid w:val="00834BF9"/>
    <w:rsid w:val="00836FC7"/>
    <w:rsid w:val="008437F1"/>
    <w:rsid w:val="008443D7"/>
    <w:rsid w:val="0085001B"/>
    <w:rsid w:val="00850F71"/>
    <w:rsid w:val="00854273"/>
    <w:rsid w:val="00854562"/>
    <w:rsid w:val="008548C8"/>
    <w:rsid w:val="008556D0"/>
    <w:rsid w:val="008558D1"/>
    <w:rsid w:val="00860466"/>
    <w:rsid w:val="00860920"/>
    <w:rsid w:val="00862D5C"/>
    <w:rsid w:val="0086440B"/>
    <w:rsid w:val="00865A70"/>
    <w:rsid w:val="00866100"/>
    <w:rsid w:val="00867226"/>
    <w:rsid w:val="00867406"/>
    <w:rsid w:val="00867FF5"/>
    <w:rsid w:val="0087202F"/>
    <w:rsid w:val="00872EC1"/>
    <w:rsid w:val="008743C9"/>
    <w:rsid w:val="008804A9"/>
    <w:rsid w:val="00881371"/>
    <w:rsid w:val="00886AB0"/>
    <w:rsid w:val="00894288"/>
    <w:rsid w:val="00896446"/>
    <w:rsid w:val="008976AE"/>
    <w:rsid w:val="0089796A"/>
    <w:rsid w:val="008A01C6"/>
    <w:rsid w:val="008A07AA"/>
    <w:rsid w:val="008A5B7F"/>
    <w:rsid w:val="008A7092"/>
    <w:rsid w:val="008A739A"/>
    <w:rsid w:val="008A7BC1"/>
    <w:rsid w:val="008B0CD9"/>
    <w:rsid w:val="008B1191"/>
    <w:rsid w:val="008B6399"/>
    <w:rsid w:val="008B696C"/>
    <w:rsid w:val="008B6F02"/>
    <w:rsid w:val="008C4866"/>
    <w:rsid w:val="008C57D1"/>
    <w:rsid w:val="008C5803"/>
    <w:rsid w:val="008C5A49"/>
    <w:rsid w:val="008D09FE"/>
    <w:rsid w:val="008D31B6"/>
    <w:rsid w:val="008D45D7"/>
    <w:rsid w:val="008D6772"/>
    <w:rsid w:val="008E04A6"/>
    <w:rsid w:val="008E3450"/>
    <w:rsid w:val="008E3612"/>
    <w:rsid w:val="008E403A"/>
    <w:rsid w:val="008E56E2"/>
    <w:rsid w:val="008E5E3C"/>
    <w:rsid w:val="008F1727"/>
    <w:rsid w:val="008F34CD"/>
    <w:rsid w:val="008F5F5C"/>
    <w:rsid w:val="008F6B29"/>
    <w:rsid w:val="008F6FCD"/>
    <w:rsid w:val="008F7A7A"/>
    <w:rsid w:val="00901E3C"/>
    <w:rsid w:val="00904432"/>
    <w:rsid w:val="00905424"/>
    <w:rsid w:val="00911AA3"/>
    <w:rsid w:val="00915D96"/>
    <w:rsid w:val="00921825"/>
    <w:rsid w:val="00921EF4"/>
    <w:rsid w:val="00923753"/>
    <w:rsid w:val="00923B55"/>
    <w:rsid w:val="009247B0"/>
    <w:rsid w:val="009252EB"/>
    <w:rsid w:val="00927B1D"/>
    <w:rsid w:val="00930E28"/>
    <w:rsid w:val="00943C35"/>
    <w:rsid w:val="00944A58"/>
    <w:rsid w:val="00944AFC"/>
    <w:rsid w:val="0094547A"/>
    <w:rsid w:val="00947042"/>
    <w:rsid w:val="00953E37"/>
    <w:rsid w:val="00955F6E"/>
    <w:rsid w:val="0095611F"/>
    <w:rsid w:val="0095713E"/>
    <w:rsid w:val="009604F2"/>
    <w:rsid w:val="00960CFB"/>
    <w:rsid w:val="0096148E"/>
    <w:rsid w:val="009619BE"/>
    <w:rsid w:val="009643F1"/>
    <w:rsid w:val="00964B22"/>
    <w:rsid w:val="00964E33"/>
    <w:rsid w:val="00967CAF"/>
    <w:rsid w:val="00970162"/>
    <w:rsid w:val="009701B3"/>
    <w:rsid w:val="009752B2"/>
    <w:rsid w:val="0097549A"/>
    <w:rsid w:val="00976849"/>
    <w:rsid w:val="009769DD"/>
    <w:rsid w:val="00976EBE"/>
    <w:rsid w:val="009803C9"/>
    <w:rsid w:val="00982353"/>
    <w:rsid w:val="0098283F"/>
    <w:rsid w:val="00982D96"/>
    <w:rsid w:val="0098341A"/>
    <w:rsid w:val="009841BF"/>
    <w:rsid w:val="0098459A"/>
    <w:rsid w:val="0099089A"/>
    <w:rsid w:val="00990C02"/>
    <w:rsid w:val="0099696A"/>
    <w:rsid w:val="00997003"/>
    <w:rsid w:val="009A13CB"/>
    <w:rsid w:val="009A4E08"/>
    <w:rsid w:val="009A525E"/>
    <w:rsid w:val="009A7EFA"/>
    <w:rsid w:val="009C0F33"/>
    <w:rsid w:val="009C0FB7"/>
    <w:rsid w:val="009C1ABA"/>
    <w:rsid w:val="009C2A61"/>
    <w:rsid w:val="009C3983"/>
    <w:rsid w:val="009C3E9A"/>
    <w:rsid w:val="009C51D5"/>
    <w:rsid w:val="009C6AF3"/>
    <w:rsid w:val="009D3F75"/>
    <w:rsid w:val="009D5811"/>
    <w:rsid w:val="009D6779"/>
    <w:rsid w:val="009E08A9"/>
    <w:rsid w:val="009E266C"/>
    <w:rsid w:val="009E4D7C"/>
    <w:rsid w:val="009E5015"/>
    <w:rsid w:val="009E7765"/>
    <w:rsid w:val="009E7DCA"/>
    <w:rsid w:val="009F2CDE"/>
    <w:rsid w:val="00A006B2"/>
    <w:rsid w:val="00A07337"/>
    <w:rsid w:val="00A07F6A"/>
    <w:rsid w:val="00A11C67"/>
    <w:rsid w:val="00A14613"/>
    <w:rsid w:val="00A16306"/>
    <w:rsid w:val="00A16EAF"/>
    <w:rsid w:val="00A23CB5"/>
    <w:rsid w:val="00A24DD5"/>
    <w:rsid w:val="00A26735"/>
    <w:rsid w:val="00A27D7E"/>
    <w:rsid w:val="00A27FC6"/>
    <w:rsid w:val="00A3155C"/>
    <w:rsid w:val="00A33536"/>
    <w:rsid w:val="00A3537A"/>
    <w:rsid w:val="00A425F2"/>
    <w:rsid w:val="00A466BC"/>
    <w:rsid w:val="00A53755"/>
    <w:rsid w:val="00A53AA0"/>
    <w:rsid w:val="00A53D6B"/>
    <w:rsid w:val="00A53D72"/>
    <w:rsid w:val="00A54048"/>
    <w:rsid w:val="00A544B5"/>
    <w:rsid w:val="00A545DA"/>
    <w:rsid w:val="00A55764"/>
    <w:rsid w:val="00A5732A"/>
    <w:rsid w:val="00A57667"/>
    <w:rsid w:val="00A60355"/>
    <w:rsid w:val="00A61C36"/>
    <w:rsid w:val="00A63185"/>
    <w:rsid w:val="00A63F6A"/>
    <w:rsid w:val="00A64A42"/>
    <w:rsid w:val="00A65293"/>
    <w:rsid w:val="00A678D5"/>
    <w:rsid w:val="00A70265"/>
    <w:rsid w:val="00A71AE0"/>
    <w:rsid w:val="00A729D6"/>
    <w:rsid w:val="00A730DB"/>
    <w:rsid w:val="00A7422D"/>
    <w:rsid w:val="00A745BC"/>
    <w:rsid w:val="00A7522C"/>
    <w:rsid w:val="00A76231"/>
    <w:rsid w:val="00A76E31"/>
    <w:rsid w:val="00A77851"/>
    <w:rsid w:val="00A82A08"/>
    <w:rsid w:val="00A83649"/>
    <w:rsid w:val="00A847E5"/>
    <w:rsid w:val="00A86A2B"/>
    <w:rsid w:val="00A93929"/>
    <w:rsid w:val="00A94519"/>
    <w:rsid w:val="00AA0008"/>
    <w:rsid w:val="00AA1274"/>
    <w:rsid w:val="00AA2519"/>
    <w:rsid w:val="00AA2625"/>
    <w:rsid w:val="00AA2AC1"/>
    <w:rsid w:val="00AA4345"/>
    <w:rsid w:val="00AA7425"/>
    <w:rsid w:val="00AA7DC8"/>
    <w:rsid w:val="00AB18AA"/>
    <w:rsid w:val="00AB1993"/>
    <w:rsid w:val="00AB2812"/>
    <w:rsid w:val="00AB3BB8"/>
    <w:rsid w:val="00AB3CA0"/>
    <w:rsid w:val="00AB5187"/>
    <w:rsid w:val="00AB716B"/>
    <w:rsid w:val="00AB7F57"/>
    <w:rsid w:val="00AC060B"/>
    <w:rsid w:val="00AC3E42"/>
    <w:rsid w:val="00AC4898"/>
    <w:rsid w:val="00AC701C"/>
    <w:rsid w:val="00AC7F1C"/>
    <w:rsid w:val="00AD02DD"/>
    <w:rsid w:val="00AD3EA0"/>
    <w:rsid w:val="00AD72EF"/>
    <w:rsid w:val="00AD7BCD"/>
    <w:rsid w:val="00AE0BCD"/>
    <w:rsid w:val="00AE1397"/>
    <w:rsid w:val="00AE386F"/>
    <w:rsid w:val="00AE3CCE"/>
    <w:rsid w:val="00AE7B4A"/>
    <w:rsid w:val="00AF1FF8"/>
    <w:rsid w:val="00AF3D5E"/>
    <w:rsid w:val="00AF449D"/>
    <w:rsid w:val="00AF68FD"/>
    <w:rsid w:val="00B0076F"/>
    <w:rsid w:val="00B02280"/>
    <w:rsid w:val="00B06B9E"/>
    <w:rsid w:val="00B12222"/>
    <w:rsid w:val="00B15C5F"/>
    <w:rsid w:val="00B1635D"/>
    <w:rsid w:val="00B215B7"/>
    <w:rsid w:val="00B2221B"/>
    <w:rsid w:val="00B2429E"/>
    <w:rsid w:val="00B25203"/>
    <w:rsid w:val="00B25939"/>
    <w:rsid w:val="00B276C7"/>
    <w:rsid w:val="00B278A4"/>
    <w:rsid w:val="00B27AD1"/>
    <w:rsid w:val="00B3077F"/>
    <w:rsid w:val="00B323DA"/>
    <w:rsid w:val="00B32C59"/>
    <w:rsid w:val="00B413D3"/>
    <w:rsid w:val="00B430BD"/>
    <w:rsid w:val="00B43C7D"/>
    <w:rsid w:val="00B45C29"/>
    <w:rsid w:val="00B461A0"/>
    <w:rsid w:val="00B4641C"/>
    <w:rsid w:val="00B5105C"/>
    <w:rsid w:val="00B515DC"/>
    <w:rsid w:val="00B51F3E"/>
    <w:rsid w:val="00B5257F"/>
    <w:rsid w:val="00B56F0F"/>
    <w:rsid w:val="00B60208"/>
    <w:rsid w:val="00B66AA2"/>
    <w:rsid w:val="00B67F5E"/>
    <w:rsid w:val="00B70DE3"/>
    <w:rsid w:val="00B72419"/>
    <w:rsid w:val="00B740AE"/>
    <w:rsid w:val="00B7568D"/>
    <w:rsid w:val="00B772DB"/>
    <w:rsid w:val="00B824DE"/>
    <w:rsid w:val="00B82818"/>
    <w:rsid w:val="00B851C7"/>
    <w:rsid w:val="00B87EC8"/>
    <w:rsid w:val="00B90CA1"/>
    <w:rsid w:val="00B92284"/>
    <w:rsid w:val="00B9235E"/>
    <w:rsid w:val="00B92729"/>
    <w:rsid w:val="00B96983"/>
    <w:rsid w:val="00BA3068"/>
    <w:rsid w:val="00BA3C89"/>
    <w:rsid w:val="00BA5941"/>
    <w:rsid w:val="00BA6D68"/>
    <w:rsid w:val="00BB1762"/>
    <w:rsid w:val="00BB39B2"/>
    <w:rsid w:val="00BB4B83"/>
    <w:rsid w:val="00BB5C76"/>
    <w:rsid w:val="00BB621F"/>
    <w:rsid w:val="00BC31D7"/>
    <w:rsid w:val="00BC546E"/>
    <w:rsid w:val="00BD06F5"/>
    <w:rsid w:val="00BD0AC0"/>
    <w:rsid w:val="00BD3329"/>
    <w:rsid w:val="00BD5ED2"/>
    <w:rsid w:val="00BD62B5"/>
    <w:rsid w:val="00BD71C6"/>
    <w:rsid w:val="00BE21BC"/>
    <w:rsid w:val="00BE2425"/>
    <w:rsid w:val="00BE3E77"/>
    <w:rsid w:val="00BF0A58"/>
    <w:rsid w:val="00BF304B"/>
    <w:rsid w:val="00BF37D3"/>
    <w:rsid w:val="00BF7A1F"/>
    <w:rsid w:val="00C00AFB"/>
    <w:rsid w:val="00C01A41"/>
    <w:rsid w:val="00C0318F"/>
    <w:rsid w:val="00C0423D"/>
    <w:rsid w:val="00C0550D"/>
    <w:rsid w:val="00C10DD1"/>
    <w:rsid w:val="00C13D37"/>
    <w:rsid w:val="00C1696A"/>
    <w:rsid w:val="00C17586"/>
    <w:rsid w:val="00C26129"/>
    <w:rsid w:val="00C3001F"/>
    <w:rsid w:val="00C30C48"/>
    <w:rsid w:val="00C31804"/>
    <w:rsid w:val="00C31CE2"/>
    <w:rsid w:val="00C3310C"/>
    <w:rsid w:val="00C33880"/>
    <w:rsid w:val="00C34DA4"/>
    <w:rsid w:val="00C3637F"/>
    <w:rsid w:val="00C3664D"/>
    <w:rsid w:val="00C36D25"/>
    <w:rsid w:val="00C37567"/>
    <w:rsid w:val="00C403B3"/>
    <w:rsid w:val="00C41FC0"/>
    <w:rsid w:val="00C42A26"/>
    <w:rsid w:val="00C42D26"/>
    <w:rsid w:val="00C436FC"/>
    <w:rsid w:val="00C46478"/>
    <w:rsid w:val="00C475A7"/>
    <w:rsid w:val="00C57726"/>
    <w:rsid w:val="00C6054C"/>
    <w:rsid w:val="00C6181C"/>
    <w:rsid w:val="00C61FA9"/>
    <w:rsid w:val="00C662D8"/>
    <w:rsid w:val="00C66B95"/>
    <w:rsid w:val="00C747CA"/>
    <w:rsid w:val="00C7703F"/>
    <w:rsid w:val="00C815A4"/>
    <w:rsid w:val="00C81927"/>
    <w:rsid w:val="00C82E8F"/>
    <w:rsid w:val="00C82F64"/>
    <w:rsid w:val="00C83D4F"/>
    <w:rsid w:val="00C83E88"/>
    <w:rsid w:val="00C840EF"/>
    <w:rsid w:val="00C86684"/>
    <w:rsid w:val="00C92393"/>
    <w:rsid w:val="00C92AA9"/>
    <w:rsid w:val="00C93083"/>
    <w:rsid w:val="00C93587"/>
    <w:rsid w:val="00C95C30"/>
    <w:rsid w:val="00C96ABB"/>
    <w:rsid w:val="00CA4119"/>
    <w:rsid w:val="00CA4D90"/>
    <w:rsid w:val="00CA504D"/>
    <w:rsid w:val="00CA51BE"/>
    <w:rsid w:val="00CA5DB7"/>
    <w:rsid w:val="00CA7A98"/>
    <w:rsid w:val="00CB0553"/>
    <w:rsid w:val="00CB2216"/>
    <w:rsid w:val="00CB23DB"/>
    <w:rsid w:val="00CB2BC4"/>
    <w:rsid w:val="00CB3720"/>
    <w:rsid w:val="00CC24C9"/>
    <w:rsid w:val="00CC24CE"/>
    <w:rsid w:val="00CC3B5E"/>
    <w:rsid w:val="00CC7F89"/>
    <w:rsid w:val="00CE5526"/>
    <w:rsid w:val="00CF132B"/>
    <w:rsid w:val="00CF153F"/>
    <w:rsid w:val="00CF2463"/>
    <w:rsid w:val="00CF3AB3"/>
    <w:rsid w:val="00CF60B3"/>
    <w:rsid w:val="00CF647E"/>
    <w:rsid w:val="00D00220"/>
    <w:rsid w:val="00D003C3"/>
    <w:rsid w:val="00D01FAF"/>
    <w:rsid w:val="00D025FD"/>
    <w:rsid w:val="00D029D8"/>
    <w:rsid w:val="00D04CF7"/>
    <w:rsid w:val="00D11512"/>
    <w:rsid w:val="00D1269E"/>
    <w:rsid w:val="00D15D0D"/>
    <w:rsid w:val="00D1628D"/>
    <w:rsid w:val="00D176A4"/>
    <w:rsid w:val="00D201F0"/>
    <w:rsid w:val="00D2113B"/>
    <w:rsid w:val="00D270F8"/>
    <w:rsid w:val="00D324CA"/>
    <w:rsid w:val="00D32A8D"/>
    <w:rsid w:val="00D33F38"/>
    <w:rsid w:val="00D34AC1"/>
    <w:rsid w:val="00D36428"/>
    <w:rsid w:val="00D4262E"/>
    <w:rsid w:val="00D44A84"/>
    <w:rsid w:val="00D458E1"/>
    <w:rsid w:val="00D46E3E"/>
    <w:rsid w:val="00D55FC9"/>
    <w:rsid w:val="00D565C6"/>
    <w:rsid w:val="00D601B2"/>
    <w:rsid w:val="00D6225F"/>
    <w:rsid w:val="00D659B3"/>
    <w:rsid w:val="00D6772F"/>
    <w:rsid w:val="00D705DF"/>
    <w:rsid w:val="00D71753"/>
    <w:rsid w:val="00D717BC"/>
    <w:rsid w:val="00D7391F"/>
    <w:rsid w:val="00D773E7"/>
    <w:rsid w:val="00D80262"/>
    <w:rsid w:val="00D80756"/>
    <w:rsid w:val="00D80771"/>
    <w:rsid w:val="00D81954"/>
    <w:rsid w:val="00D821F5"/>
    <w:rsid w:val="00D84162"/>
    <w:rsid w:val="00D8446A"/>
    <w:rsid w:val="00D845E0"/>
    <w:rsid w:val="00D847C4"/>
    <w:rsid w:val="00D84947"/>
    <w:rsid w:val="00D858B8"/>
    <w:rsid w:val="00D87117"/>
    <w:rsid w:val="00D92568"/>
    <w:rsid w:val="00D9457C"/>
    <w:rsid w:val="00D95ECD"/>
    <w:rsid w:val="00D96E3B"/>
    <w:rsid w:val="00D97933"/>
    <w:rsid w:val="00DA1D66"/>
    <w:rsid w:val="00DA396B"/>
    <w:rsid w:val="00DA3FCC"/>
    <w:rsid w:val="00DB09D4"/>
    <w:rsid w:val="00DB46B9"/>
    <w:rsid w:val="00DB6985"/>
    <w:rsid w:val="00DC0AD8"/>
    <w:rsid w:val="00DC1871"/>
    <w:rsid w:val="00DC27F1"/>
    <w:rsid w:val="00DC299E"/>
    <w:rsid w:val="00DC3507"/>
    <w:rsid w:val="00DC4E8B"/>
    <w:rsid w:val="00DC7C02"/>
    <w:rsid w:val="00DD0531"/>
    <w:rsid w:val="00DD0C7F"/>
    <w:rsid w:val="00DD36D1"/>
    <w:rsid w:val="00DD3F95"/>
    <w:rsid w:val="00DD47C1"/>
    <w:rsid w:val="00DD6760"/>
    <w:rsid w:val="00DD76D8"/>
    <w:rsid w:val="00DE1D6B"/>
    <w:rsid w:val="00DF00DC"/>
    <w:rsid w:val="00DF4039"/>
    <w:rsid w:val="00DF5400"/>
    <w:rsid w:val="00DF761B"/>
    <w:rsid w:val="00E024B6"/>
    <w:rsid w:val="00E05184"/>
    <w:rsid w:val="00E071DD"/>
    <w:rsid w:val="00E07E50"/>
    <w:rsid w:val="00E1198C"/>
    <w:rsid w:val="00E12097"/>
    <w:rsid w:val="00E12546"/>
    <w:rsid w:val="00E129DD"/>
    <w:rsid w:val="00E13262"/>
    <w:rsid w:val="00E17D6E"/>
    <w:rsid w:val="00E217C7"/>
    <w:rsid w:val="00E2236A"/>
    <w:rsid w:val="00E24261"/>
    <w:rsid w:val="00E24A2D"/>
    <w:rsid w:val="00E26144"/>
    <w:rsid w:val="00E27FF3"/>
    <w:rsid w:val="00E31EC1"/>
    <w:rsid w:val="00E3436C"/>
    <w:rsid w:val="00E351E9"/>
    <w:rsid w:val="00E4029D"/>
    <w:rsid w:val="00E414DC"/>
    <w:rsid w:val="00E41F6A"/>
    <w:rsid w:val="00E4207F"/>
    <w:rsid w:val="00E42974"/>
    <w:rsid w:val="00E44B85"/>
    <w:rsid w:val="00E50C42"/>
    <w:rsid w:val="00E51286"/>
    <w:rsid w:val="00E52BAF"/>
    <w:rsid w:val="00E53077"/>
    <w:rsid w:val="00E57827"/>
    <w:rsid w:val="00E62995"/>
    <w:rsid w:val="00E63EC4"/>
    <w:rsid w:val="00E642EE"/>
    <w:rsid w:val="00E65F62"/>
    <w:rsid w:val="00E71C6A"/>
    <w:rsid w:val="00E74CC1"/>
    <w:rsid w:val="00E75913"/>
    <w:rsid w:val="00E75EDE"/>
    <w:rsid w:val="00E763DB"/>
    <w:rsid w:val="00E76E72"/>
    <w:rsid w:val="00E853E1"/>
    <w:rsid w:val="00E90688"/>
    <w:rsid w:val="00E9410B"/>
    <w:rsid w:val="00EA1396"/>
    <w:rsid w:val="00EA4413"/>
    <w:rsid w:val="00EA55B9"/>
    <w:rsid w:val="00EA72C8"/>
    <w:rsid w:val="00EA770E"/>
    <w:rsid w:val="00EA793D"/>
    <w:rsid w:val="00EB4FBB"/>
    <w:rsid w:val="00EB59F4"/>
    <w:rsid w:val="00EC0241"/>
    <w:rsid w:val="00EC455E"/>
    <w:rsid w:val="00EC4C60"/>
    <w:rsid w:val="00EC4F7B"/>
    <w:rsid w:val="00ED0454"/>
    <w:rsid w:val="00ED301E"/>
    <w:rsid w:val="00ED3F38"/>
    <w:rsid w:val="00ED5193"/>
    <w:rsid w:val="00ED57B7"/>
    <w:rsid w:val="00EE0ECC"/>
    <w:rsid w:val="00EE1898"/>
    <w:rsid w:val="00EE3FC4"/>
    <w:rsid w:val="00EE58B3"/>
    <w:rsid w:val="00EE7DF6"/>
    <w:rsid w:val="00EF073E"/>
    <w:rsid w:val="00EF4A26"/>
    <w:rsid w:val="00EF5B97"/>
    <w:rsid w:val="00EF6192"/>
    <w:rsid w:val="00F0162A"/>
    <w:rsid w:val="00F074EF"/>
    <w:rsid w:val="00F078B3"/>
    <w:rsid w:val="00F11932"/>
    <w:rsid w:val="00F123DE"/>
    <w:rsid w:val="00F1248A"/>
    <w:rsid w:val="00F22AF9"/>
    <w:rsid w:val="00F3126C"/>
    <w:rsid w:val="00F32D48"/>
    <w:rsid w:val="00F34885"/>
    <w:rsid w:val="00F35A8D"/>
    <w:rsid w:val="00F42E8B"/>
    <w:rsid w:val="00F44A14"/>
    <w:rsid w:val="00F45113"/>
    <w:rsid w:val="00F45645"/>
    <w:rsid w:val="00F46466"/>
    <w:rsid w:val="00F469B4"/>
    <w:rsid w:val="00F50C4D"/>
    <w:rsid w:val="00F55ABF"/>
    <w:rsid w:val="00F570D3"/>
    <w:rsid w:val="00F60E10"/>
    <w:rsid w:val="00F6701A"/>
    <w:rsid w:val="00F67D7B"/>
    <w:rsid w:val="00F712BC"/>
    <w:rsid w:val="00F73548"/>
    <w:rsid w:val="00F74284"/>
    <w:rsid w:val="00F7435C"/>
    <w:rsid w:val="00F74D55"/>
    <w:rsid w:val="00F75BCD"/>
    <w:rsid w:val="00F8022E"/>
    <w:rsid w:val="00F80E82"/>
    <w:rsid w:val="00F81ABD"/>
    <w:rsid w:val="00F82CBB"/>
    <w:rsid w:val="00F91010"/>
    <w:rsid w:val="00F922C5"/>
    <w:rsid w:val="00F94F38"/>
    <w:rsid w:val="00FA19C7"/>
    <w:rsid w:val="00FA2CD8"/>
    <w:rsid w:val="00FA36CD"/>
    <w:rsid w:val="00FA3B9C"/>
    <w:rsid w:val="00FA661D"/>
    <w:rsid w:val="00FB35A8"/>
    <w:rsid w:val="00FB5073"/>
    <w:rsid w:val="00FC09AD"/>
    <w:rsid w:val="00FC233A"/>
    <w:rsid w:val="00FC332A"/>
    <w:rsid w:val="00FC435C"/>
    <w:rsid w:val="00FC657E"/>
    <w:rsid w:val="00FC695D"/>
    <w:rsid w:val="00FC7859"/>
    <w:rsid w:val="00FC795A"/>
    <w:rsid w:val="00FD1321"/>
    <w:rsid w:val="00FD2CB6"/>
    <w:rsid w:val="00FD2EEF"/>
    <w:rsid w:val="00FD4305"/>
    <w:rsid w:val="00FD51CC"/>
    <w:rsid w:val="00FD572C"/>
    <w:rsid w:val="00FE0FE9"/>
    <w:rsid w:val="00FE555E"/>
    <w:rsid w:val="00FE6EA2"/>
    <w:rsid w:val="00FE736B"/>
    <w:rsid w:val="00FF01AF"/>
    <w:rsid w:val="00FF0987"/>
    <w:rsid w:val="00FF196C"/>
    <w:rsid w:val="00FF281E"/>
    <w:rsid w:val="00FF4051"/>
    <w:rsid w:val="00FF4DC4"/>
    <w:rsid w:val="00FF5B0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3FD0C"/>
  <w15:chartTrackingRefBased/>
  <w15:docId w15:val="{7676AC58-7573-47B0-AF59-625DE1AFD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198"/>
    <w:pPr>
      <w:spacing w:after="0" w:line="240" w:lineRule="auto"/>
    </w:pPr>
    <w:rPr>
      <w:rFonts w:ascii="Times New Roman" w:hAnsi="Times New Roman" w:cs="Times New Roman"/>
      <w:kern w:val="0"/>
      <w14:ligatures w14:val="none"/>
    </w:rPr>
  </w:style>
  <w:style w:type="paragraph" w:styleId="Titre1">
    <w:name w:val="heading 1"/>
    <w:basedOn w:val="Normal"/>
    <w:next w:val="Normal"/>
    <w:link w:val="Titre1Car"/>
    <w:uiPriority w:val="9"/>
    <w:qFormat/>
    <w:rsid w:val="0036773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unhideWhenUsed/>
    <w:qFormat/>
    <w:rsid w:val="0036773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unhideWhenUsed/>
    <w:qFormat/>
    <w:rsid w:val="0036773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36773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Titre5">
    <w:name w:val="heading 5"/>
    <w:basedOn w:val="Normal"/>
    <w:next w:val="Normal"/>
    <w:link w:val="Titre5Car"/>
    <w:uiPriority w:val="9"/>
    <w:semiHidden/>
    <w:unhideWhenUsed/>
    <w:qFormat/>
    <w:rsid w:val="0036773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Titre6">
    <w:name w:val="heading 6"/>
    <w:basedOn w:val="Normal"/>
    <w:next w:val="Normal"/>
    <w:link w:val="Titre6Car"/>
    <w:uiPriority w:val="9"/>
    <w:semiHidden/>
    <w:unhideWhenUsed/>
    <w:qFormat/>
    <w:rsid w:val="0036773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36773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36773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36773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773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6773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773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773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773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77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77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77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7732"/>
    <w:rPr>
      <w:rFonts w:eastAsiaTheme="majorEastAsia" w:cstheme="majorBidi"/>
      <w:color w:val="272727" w:themeColor="text1" w:themeTint="D8"/>
    </w:rPr>
  </w:style>
  <w:style w:type="paragraph" w:styleId="Titre">
    <w:name w:val="Title"/>
    <w:basedOn w:val="Normal"/>
    <w:next w:val="Normal"/>
    <w:link w:val="TitreCar"/>
    <w:uiPriority w:val="10"/>
    <w:qFormat/>
    <w:rsid w:val="0036773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3677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773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3677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7732"/>
    <w:pPr>
      <w:spacing w:before="160" w:after="160" w:line="278" w:lineRule="auto"/>
      <w:jc w:val="center"/>
    </w:pPr>
    <w:rPr>
      <w:rFonts w:asciiTheme="minorHAnsi" w:hAnsiTheme="minorHAnsi" w:cstheme="minorBidi"/>
      <w:i/>
      <w:iCs/>
      <w:color w:val="404040" w:themeColor="text1" w:themeTint="BF"/>
      <w:kern w:val="2"/>
      <w14:ligatures w14:val="standardContextual"/>
    </w:rPr>
  </w:style>
  <w:style w:type="character" w:customStyle="1" w:styleId="CitationCar">
    <w:name w:val="Citation Car"/>
    <w:basedOn w:val="Policepardfaut"/>
    <w:link w:val="Citation"/>
    <w:uiPriority w:val="29"/>
    <w:rsid w:val="00367732"/>
    <w:rPr>
      <w:i/>
      <w:iCs/>
      <w:color w:val="404040" w:themeColor="text1" w:themeTint="BF"/>
    </w:rPr>
  </w:style>
  <w:style w:type="paragraph" w:styleId="Paragraphedeliste">
    <w:name w:val="List Paragraph"/>
    <w:basedOn w:val="Normal"/>
    <w:uiPriority w:val="34"/>
    <w:qFormat/>
    <w:rsid w:val="00367732"/>
    <w:pPr>
      <w:spacing w:after="160" w:line="278" w:lineRule="auto"/>
      <w:ind w:left="720"/>
      <w:contextualSpacing/>
    </w:pPr>
    <w:rPr>
      <w:rFonts w:asciiTheme="minorHAnsi" w:hAnsiTheme="minorHAnsi" w:cstheme="minorBidi"/>
      <w:kern w:val="2"/>
      <w14:ligatures w14:val="standardContextual"/>
    </w:rPr>
  </w:style>
  <w:style w:type="character" w:styleId="Accentuationintense">
    <w:name w:val="Intense Emphasis"/>
    <w:basedOn w:val="Policepardfaut"/>
    <w:uiPriority w:val="21"/>
    <w:qFormat/>
    <w:rsid w:val="00367732"/>
    <w:rPr>
      <w:i/>
      <w:iCs/>
      <w:color w:val="0F4761" w:themeColor="accent1" w:themeShade="BF"/>
    </w:rPr>
  </w:style>
  <w:style w:type="paragraph" w:styleId="Citationintense">
    <w:name w:val="Intense Quote"/>
    <w:basedOn w:val="Normal"/>
    <w:next w:val="Normal"/>
    <w:link w:val="CitationintenseCar"/>
    <w:uiPriority w:val="30"/>
    <w:qFormat/>
    <w:rsid w:val="0036773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CitationintenseCar">
    <w:name w:val="Citation intense Car"/>
    <w:basedOn w:val="Policepardfaut"/>
    <w:link w:val="Citationintense"/>
    <w:uiPriority w:val="30"/>
    <w:rsid w:val="00367732"/>
    <w:rPr>
      <w:i/>
      <w:iCs/>
      <w:color w:val="0F4761" w:themeColor="accent1" w:themeShade="BF"/>
    </w:rPr>
  </w:style>
  <w:style w:type="character" w:styleId="Rfrenceintense">
    <w:name w:val="Intense Reference"/>
    <w:basedOn w:val="Policepardfaut"/>
    <w:uiPriority w:val="32"/>
    <w:qFormat/>
    <w:rsid w:val="00367732"/>
    <w:rPr>
      <w:b/>
      <w:bCs/>
      <w:smallCaps/>
      <w:color w:val="0F4761" w:themeColor="accent1" w:themeShade="BF"/>
      <w:spacing w:val="5"/>
    </w:rPr>
  </w:style>
  <w:style w:type="table" w:styleId="Grilledutableau">
    <w:name w:val="Table Grid"/>
    <w:basedOn w:val="TableauNormal"/>
    <w:uiPriority w:val="39"/>
    <w:rsid w:val="00367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67732"/>
    <w:pPr>
      <w:spacing w:before="100" w:beforeAutospacing="1" w:after="100" w:afterAutospacing="1"/>
    </w:pPr>
  </w:style>
  <w:style w:type="character" w:customStyle="1" w:styleId="s1">
    <w:name w:val="s1"/>
    <w:basedOn w:val="Policepardfaut"/>
    <w:rsid w:val="00367732"/>
  </w:style>
  <w:style w:type="character" w:customStyle="1" w:styleId="apple-tab-span">
    <w:name w:val="apple-tab-span"/>
    <w:basedOn w:val="Policepardfaut"/>
    <w:rsid w:val="00367732"/>
  </w:style>
  <w:style w:type="paragraph" w:customStyle="1" w:styleId="msonormal0">
    <w:name w:val="msonormal"/>
    <w:basedOn w:val="Normal"/>
    <w:rsid w:val="00155BEE"/>
    <w:pPr>
      <w:spacing w:before="100" w:beforeAutospacing="1" w:after="100" w:afterAutospacing="1"/>
    </w:pPr>
  </w:style>
  <w:style w:type="paragraph" w:customStyle="1" w:styleId="p2">
    <w:name w:val="p2"/>
    <w:basedOn w:val="Normal"/>
    <w:rsid w:val="00155BEE"/>
    <w:rPr>
      <w:rFonts w:ascii=".AppleSystemUIFont" w:hAnsi=".AppleSystemUIFont"/>
      <w:sz w:val="26"/>
      <w:szCs w:val="26"/>
    </w:rPr>
  </w:style>
  <w:style w:type="character" w:customStyle="1" w:styleId="s2">
    <w:name w:val="s2"/>
    <w:basedOn w:val="Policepardfaut"/>
    <w:rsid w:val="00155BEE"/>
    <w:rPr>
      <w:rFonts w:ascii="UICTFontTextStyleEmphasizedBody" w:hAnsi="UICTFontTextStyleEmphasizedBody" w:hint="default"/>
      <w:b/>
      <w:bCs/>
      <w:i w:val="0"/>
      <w:iCs w:val="0"/>
      <w:sz w:val="26"/>
      <w:szCs w:val="26"/>
    </w:rPr>
  </w:style>
  <w:style w:type="character" w:customStyle="1" w:styleId="s3">
    <w:name w:val="s3"/>
    <w:basedOn w:val="Policepardfaut"/>
    <w:rsid w:val="00155BEE"/>
    <w:rPr>
      <w:rFonts w:ascii="UICTFontTextStyleBody" w:hAnsi="UICTFontTextStyleBody" w:hint="default"/>
      <w:b w:val="0"/>
      <w:bCs w:val="0"/>
      <w:i w:val="0"/>
      <w:iCs w:val="0"/>
      <w:sz w:val="26"/>
      <w:szCs w:val="26"/>
    </w:rPr>
  </w:style>
  <w:style w:type="character" w:customStyle="1" w:styleId="s4">
    <w:name w:val="s4"/>
    <w:basedOn w:val="Policepardfaut"/>
    <w:rsid w:val="00155BEE"/>
    <w:rPr>
      <w:rFonts w:ascii="UICTFontTextStyleBody" w:hAnsi="UICTFontTextStyleBody" w:hint="default"/>
      <w:b w:val="0"/>
      <w:bCs w:val="0"/>
      <w:i w:val="0"/>
      <w:iCs w:val="0"/>
      <w:color w:val="007AFF"/>
      <w:sz w:val="26"/>
      <w:szCs w:val="26"/>
    </w:rPr>
  </w:style>
  <w:style w:type="character" w:customStyle="1" w:styleId="apple-converted-space">
    <w:name w:val="apple-converted-space"/>
    <w:basedOn w:val="Policepardfaut"/>
    <w:rsid w:val="007A2063"/>
  </w:style>
  <w:style w:type="paragraph" w:styleId="NormalWeb">
    <w:name w:val="Normal (Web)"/>
    <w:basedOn w:val="Normal"/>
    <w:uiPriority w:val="99"/>
    <w:unhideWhenUsed/>
    <w:rsid w:val="00C1696A"/>
    <w:pPr>
      <w:spacing w:before="100" w:beforeAutospacing="1" w:after="100" w:afterAutospacing="1"/>
    </w:pPr>
  </w:style>
  <w:style w:type="paragraph" w:styleId="En-tte">
    <w:name w:val="header"/>
    <w:basedOn w:val="Normal"/>
    <w:link w:val="En-tteCar"/>
    <w:uiPriority w:val="99"/>
    <w:unhideWhenUsed/>
    <w:rsid w:val="00125ECD"/>
    <w:pPr>
      <w:tabs>
        <w:tab w:val="center" w:pos="4536"/>
        <w:tab w:val="right" w:pos="9072"/>
      </w:tabs>
    </w:pPr>
    <w:rPr>
      <w:rFonts w:asciiTheme="minorHAnsi" w:hAnsiTheme="minorHAnsi" w:cstheme="minorBidi"/>
      <w:kern w:val="2"/>
      <w14:ligatures w14:val="standardContextual"/>
    </w:rPr>
  </w:style>
  <w:style w:type="character" w:customStyle="1" w:styleId="En-tteCar">
    <w:name w:val="En-tête Car"/>
    <w:basedOn w:val="Policepardfaut"/>
    <w:link w:val="En-tte"/>
    <w:uiPriority w:val="99"/>
    <w:rsid w:val="00125ECD"/>
  </w:style>
  <w:style w:type="paragraph" w:styleId="Pieddepage">
    <w:name w:val="footer"/>
    <w:basedOn w:val="Normal"/>
    <w:link w:val="PieddepageCar"/>
    <w:uiPriority w:val="99"/>
    <w:unhideWhenUsed/>
    <w:rsid w:val="00125ECD"/>
    <w:pPr>
      <w:tabs>
        <w:tab w:val="center" w:pos="4536"/>
        <w:tab w:val="right" w:pos="9072"/>
      </w:tabs>
    </w:pPr>
    <w:rPr>
      <w:rFonts w:asciiTheme="minorHAnsi" w:hAnsiTheme="minorHAnsi" w:cstheme="minorBidi"/>
      <w:kern w:val="2"/>
      <w14:ligatures w14:val="standardContextual"/>
    </w:rPr>
  </w:style>
  <w:style w:type="character" w:customStyle="1" w:styleId="PieddepageCar">
    <w:name w:val="Pied de page Car"/>
    <w:basedOn w:val="Policepardfaut"/>
    <w:link w:val="Pieddepage"/>
    <w:uiPriority w:val="99"/>
    <w:rsid w:val="00125ECD"/>
  </w:style>
  <w:style w:type="paragraph" w:styleId="Notedefin">
    <w:name w:val="endnote text"/>
    <w:basedOn w:val="Normal"/>
    <w:link w:val="NotedefinCar"/>
    <w:uiPriority w:val="99"/>
    <w:semiHidden/>
    <w:unhideWhenUsed/>
    <w:rsid w:val="00213E5B"/>
    <w:rPr>
      <w:rFonts w:asciiTheme="minorHAnsi" w:hAnsiTheme="minorHAnsi" w:cstheme="minorBidi"/>
      <w:kern w:val="2"/>
      <w:sz w:val="20"/>
      <w:szCs w:val="20"/>
      <w14:ligatures w14:val="standardContextual"/>
    </w:rPr>
  </w:style>
  <w:style w:type="character" w:customStyle="1" w:styleId="NotedefinCar">
    <w:name w:val="Note de fin Car"/>
    <w:basedOn w:val="Policepardfaut"/>
    <w:link w:val="Notedefin"/>
    <w:uiPriority w:val="99"/>
    <w:semiHidden/>
    <w:rsid w:val="00213E5B"/>
    <w:rPr>
      <w:sz w:val="20"/>
      <w:szCs w:val="20"/>
    </w:rPr>
  </w:style>
  <w:style w:type="character" w:styleId="Appeldenotedefin">
    <w:name w:val="endnote reference"/>
    <w:basedOn w:val="Policepardfaut"/>
    <w:uiPriority w:val="99"/>
    <w:semiHidden/>
    <w:unhideWhenUsed/>
    <w:rsid w:val="00213E5B"/>
    <w:rPr>
      <w:vertAlign w:val="superscript"/>
    </w:rPr>
  </w:style>
  <w:style w:type="paragraph" w:styleId="Notedebasdepage">
    <w:name w:val="footnote text"/>
    <w:basedOn w:val="Normal"/>
    <w:link w:val="NotedebasdepageCar"/>
    <w:uiPriority w:val="99"/>
    <w:semiHidden/>
    <w:unhideWhenUsed/>
    <w:rsid w:val="00213E5B"/>
    <w:rPr>
      <w:rFonts w:asciiTheme="minorHAnsi" w:hAnsiTheme="minorHAnsi" w:cstheme="minorBidi"/>
      <w:kern w:val="2"/>
      <w:sz w:val="20"/>
      <w:szCs w:val="20"/>
      <w14:ligatures w14:val="standardContextual"/>
    </w:rPr>
  </w:style>
  <w:style w:type="character" w:customStyle="1" w:styleId="NotedebasdepageCar">
    <w:name w:val="Note de bas de page Car"/>
    <w:basedOn w:val="Policepardfaut"/>
    <w:link w:val="Notedebasdepage"/>
    <w:uiPriority w:val="99"/>
    <w:semiHidden/>
    <w:rsid w:val="00213E5B"/>
    <w:rPr>
      <w:sz w:val="20"/>
      <w:szCs w:val="20"/>
    </w:rPr>
  </w:style>
  <w:style w:type="character" w:styleId="Appelnotedebasdep">
    <w:name w:val="footnote reference"/>
    <w:basedOn w:val="Policepardfaut"/>
    <w:uiPriority w:val="99"/>
    <w:semiHidden/>
    <w:unhideWhenUsed/>
    <w:rsid w:val="00213E5B"/>
    <w:rPr>
      <w:vertAlign w:val="superscript"/>
    </w:rPr>
  </w:style>
  <w:style w:type="paragraph" w:customStyle="1" w:styleId="p3">
    <w:name w:val="p3"/>
    <w:basedOn w:val="Normal"/>
    <w:rsid w:val="00097970"/>
    <w:pPr>
      <w:spacing w:before="100" w:beforeAutospacing="1" w:after="100" w:afterAutospacing="1"/>
    </w:pPr>
  </w:style>
  <w:style w:type="table" w:styleId="Tableausimple3">
    <w:name w:val="Plain Table 3"/>
    <w:basedOn w:val="TableauNormal"/>
    <w:uiPriority w:val="43"/>
    <w:rsid w:val="00101E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Lienhypertexte">
    <w:name w:val="Hyperlink"/>
    <w:basedOn w:val="Policepardfaut"/>
    <w:uiPriority w:val="99"/>
    <w:unhideWhenUsed/>
    <w:rsid w:val="007B51AC"/>
    <w:rPr>
      <w:color w:val="467886" w:themeColor="hyperlink"/>
      <w:u w:val="single"/>
    </w:rPr>
  </w:style>
  <w:style w:type="character" w:styleId="Mentionnonrsolue">
    <w:name w:val="Unresolved Mention"/>
    <w:basedOn w:val="Policepardfaut"/>
    <w:uiPriority w:val="99"/>
    <w:semiHidden/>
    <w:unhideWhenUsed/>
    <w:rsid w:val="007B51AC"/>
    <w:rPr>
      <w:color w:val="605E5C"/>
      <w:shd w:val="clear" w:color="auto" w:fill="E1DFDD"/>
    </w:rPr>
  </w:style>
  <w:style w:type="character" w:styleId="Numrodepage">
    <w:name w:val="page number"/>
    <w:basedOn w:val="Policepardfaut"/>
    <w:uiPriority w:val="99"/>
    <w:semiHidden/>
    <w:unhideWhenUsed/>
    <w:rsid w:val="007C3831"/>
  </w:style>
  <w:style w:type="paragraph" w:styleId="Rvision">
    <w:name w:val="Revision"/>
    <w:hidden/>
    <w:uiPriority w:val="99"/>
    <w:semiHidden/>
    <w:rsid w:val="00582652"/>
    <w:pPr>
      <w:spacing w:after="0" w:line="240" w:lineRule="auto"/>
    </w:pPr>
    <w:rPr>
      <w:rFonts w:ascii="Times New Roman" w:hAnsi="Times New Roman" w:cs="Times New Roman"/>
      <w:kern w:val="0"/>
      <w14:ligatures w14:val="none"/>
    </w:rPr>
  </w:style>
  <w:style w:type="paragraph" w:styleId="TM1">
    <w:name w:val="toc 1"/>
    <w:basedOn w:val="Normal"/>
    <w:next w:val="Normal"/>
    <w:autoRedefine/>
    <w:uiPriority w:val="39"/>
    <w:unhideWhenUsed/>
    <w:rsid w:val="00160C36"/>
    <w:pPr>
      <w:spacing w:before="240" w:after="120"/>
    </w:pPr>
    <w:rPr>
      <w:rFonts w:asciiTheme="minorHAnsi" w:hAnsiTheme="minorHAnsi"/>
      <w:b/>
      <w:bCs/>
      <w:sz w:val="20"/>
      <w:szCs w:val="20"/>
    </w:rPr>
  </w:style>
  <w:style w:type="paragraph" w:styleId="TM2">
    <w:name w:val="toc 2"/>
    <w:basedOn w:val="Normal"/>
    <w:next w:val="Normal"/>
    <w:autoRedefine/>
    <w:uiPriority w:val="39"/>
    <w:unhideWhenUsed/>
    <w:rsid w:val="00160C36"/>
    <w:pPr>
      <w:spacing w:before="120"/>
      <w:ind w:left="240"/>
    </w:pPr>
    <w:rPr>
      <w:rFonts w:asciiTheme="minorHAnsi" w:hAnsiTheme="minorHAnsi"/>
      <w:i/>
      <w:iCs/>
      <w:sz w:val="20"/>
      <w:szCs w:val="20"/>
    </w:rPr>
  </w:style>
  <w:style w:type="paragraph" w:styleId="TM3">
    <w:name w:val="toc 3"/>
    <w:basedOn w:val="Normal"/>
    <w:next w:val="Normal"/>
    <w:autoRedefine/>
    <w:uiPriority w:val="39"/>
    <w:unhideWhenUsed/>
    <w:rsid w:val="00160C36"/>
    <w:pPr>
      <w:ind w:left="480"/>
    </w:pPr>
    <w:rPr>
      <w:rFonts w:asciiTheme="minorHAnsi" w:hAnsiTheme="minorHAnsi"/>
      <w:sz w:val="20"/>
      <w:szCs w:val="20"/>
    </w:rPr>
  </w:style>
  <w:style w:type="paragraph" w:styleId="TM4">
    <w:name w:val="toc 4"/>
    <w:basedOn w:val="Normal"/>
    <w:next w:val="Normal"/>
    <w:autoRedefine/>
    <w:uiPriority w:val="39"/>
    <w:unhideWhenUsed/>
    <w:rsid w:val="00160C36"/>
    <w:pPr>
      <w:ind w:left="720"/>
    </w:pPr>
    <w:rPr>
      <w:rFonts w:asciiTheme="minorHAnsi" w:hAnsiTheme="minorHAnsi"/>
      <w:sz w:val="20"/>
      <w:szCs w:val="20"/>
    </w:rPr>
  </w:style>
  <w:style w:type="paragraph" w:styleId="TM5">
    <w:name w:val="toc 5"/>
    <w:basedOn w:val="Normal"/>
    <w:next w:val="Normal"/>
    <w:autoRedefine/>
    <w:uiPriority w:val="39"/>
    <w:unhideWhenUsed/>
    <w:rsid w:val="00160C36"/>
    <w:pPr>
      <w:ind w:left="960"/>
    </w:pPr>
    <w:rPr>
      <w:rFonts w:asciiTheme="minorHAnsi" w:hAnsiTheme="minorHAnsi"/>
      <w:sz w:val="20"/>
      <w:szCs w:val="20"/>
    </w:rPr>
  </w:style>
  <w:style w:type="paragraph" w:styleId="TM6">
    <w:name w:val="toc 6"/>
    <w:basedOn w:val="Normal"/>
    <w:next w:val="Normal"/>
    <w:autoRedefine/>
    <w:uiPriority w:val="39"/>
    <w:unhideWhenUsed/>
    <w:rsid w:val="00160C36"/>
    <w:pPr>
      <w:ind w:left="1200"/>
    </w:pPr>
    <w:rPr>
      <w:rFonts w:asciiTheme="minorHAnsi" w:hAnsiTheme="minorHAnsi"/>
      <w:sz w:val="20"/>
      <w:szCs w:val="20"/>
    </w:rPr>
  </w:style>
  <w:style w:type="paragraph" w:styleId="TM7">
    <w:name w:val="toc 7"/>
    <w:basedOn w:val="Normal"/>
    <w:next w:val="Normal"/>
    <w:autoRedefine/>
    <w:uiPriority w:val="39"/>
    <w:unhideWhenUsed/>
    <w:rsid w:val="00160C36"/>
    <w:pPr>
      <w:ind w:left="1440"/>
    </w:pPr>
    <w:rPr>
      <w:rFonts w:asciiTheme="minorHAnsi" w:hAnsiTheme="minorHAnsi"/>
      <w:sz w:val="20"/>
      <w:szCs w:val="20"/>
    </w:rPr>
  </w:style>
  <w:style w:type="paragraph" w:styleId="TM8">
    <w:name w:val="toc 8"/>
    <w:basedOn w:val="Normal"/>
    <w:next w:val="Normal"/>
    <w:autoRedefine/>
    <w:uiPriority w:val="39"/>
    <w:unhideWhenUsed/>
    <w:rsid w:val="00160C36"/>
    <w:pPr>
      <w:ind w:left="1680"/>
    </w:pPr>
    <w:rPr>
      <w:rFonts w:asciiTheme="minorHAnsi" w:hAnsiTheme="minorHAnsi"/>
      <w:sz w:val="20"/>
      <w:szCs w:val="20"/>
    </w:rPr>
  </w:style>
  <w:style w:type="paragraph" w:styleId="TM9">
    <w:name w:val="toc 9"/>
    <w:basedOn w:val="Normal"/>
    <w:next w:val="Normal"/>
    <w:autoRedefine/>
    <w:uiPriority w:val="39"/>
    <w:unhideWhenUsed/>
    <w:rsid w:val="00160C36"/>
    <w:pPr>
      <w:ind w:left="1920"/>
    </w:pPr>
    <w:rPr>
      <w:rFonts w:asciiTheme="minorHAnsi" w:hAnsiTheme="minorHAnsi"/>
      <w:sz w:val="20"/>
      <w:szCs w:val="20"/>
    </w:rPr>
  </w:style>
  <w:style w:type="character" w:styleId="Marquedecommentaire">
    <w:name w:val="annotation reference"/>
    <w:basedOn w:val="Policepardfaut"/>
    <w:uiPriority w:val="99"/>
    <w:semiHidden/>
    <w:unhideWhenUsed/>
    <w:rsid w:val="00160C36"/>
    <w:rPr>
      <w:sz w:val="16"/>
      <w:szCs w:val="16"/>
    </w:rPr>
  </w:style>
  <w:style w:type="paragraph" w:styleId="Commentaire">
    <w:name w:val="annotation text"/>
    <w:basedOn w:val="Normal"/>
    <w:link w:val="CommentaireCar"/>
    <w:uiPriority w:val="99"/>
    <w:semiHidden/>
    <w:unhideWhenUsed/>
    <w:rsid w:val="00160C36"/>
    <w:rPr>
      <w:sz w:val="20"/>
      <w:szCs w:val="20"/>
    </w:rPr>
  </w:style>
  <w:style w:type="character" w:customStyle="1" w:styleId="CommentaireCar">
    <w:name w:val="Commentaire Car"/>
    <w:basedOn w:val="Policepardfaut"/>
    <w:link w:val="Commentaire"/>
    <w:uiPriority w:val="99"/>
    <w:semiHidden/>
    <w:rsid w:val="00160C36"/>
    <w:rPr>
      <w:rFonts w:ascii="Times New Roman" w:hAnsi="Times New Roman" w:cs="Times New Roman"/>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160C36"/>
    <w:rPr>
      <w:b/>
      <w:bCs/>
    </w:rPr>
  </w:style>
  <w:style w:type="character" w:customStyle="1" w:styleId="ObjetducommentaireCar">
    <w:name w:val="Objet du commentaire Car"/>
    <w:basedOn w:val="CommentaireCar"/>
    <w:link w:val="Objetducommentaire"/>
    <w:uiPriority w:val="99"/>
    <w:semiHidden/>
    <w:rsid w:val="00160C36"/>
    <w:rPr>
      <w:rFonts w:ascii="Times New Roman" w:hAnsi="Times New Roman" w:cs="Times New Roman"/>
      <w:b/>
      <w:bCs/>
      <w:kern w:val="0"/>
      <w:sz w:val="20"/>
      <w:szCs w:val="20"/>
      <w14:ligatures w14:val="none"/>
    </w:rPr>
  </w:style>
  <w:style w:type="paragraph" w:customStyle="1" w:styleId="li1">
    <w:name w:val="li1"/>
    <w:basedOn w:val="Normal"/>
    <w:rsid w:val="002449D5"/>
    <w:rPr>
      <w:rFonts w:ascii="Helvetica" w:hAnsi="Helvetic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9186">
      <w:bodyDiv w:val="1"/>
      <w:marLeft w:val="0"/>
      <w:marRight w:val="0"/>
      <w:marTop w:val="0"/>
      <w:marBottom w:val="0"/>
      <w:divBdr>
        <w:top w:val="none" w:sz="0" w:space="0" w:color="auto"/>
        <w:left w:val="none" w:sz="0" w:space="0" w:color="auto"/>
        <w:bottom w:val="none" w:sz="0" w:space="0" w:color="auto"/>
        <w:right w:val="none" w:sz="0" w:space="0" w:color="auto"/>
      </w:divBdr>
      <w:divsChild>
        <w:div w:id="31081327">
          <w:marLeft w:val="0"/>
          <w:marRight w:val="0"/>
          <w:marTop w:val="0"/>
          <w:marBottom w:val="0"/>
          <w:divBdr>
            <w:top w:val="none" w:sz="0" w:space="0" w:color="auto"/>
            <w:left w:val="none" w:sz="0" w:space="0" w:color="auto"/>
            <w:bottom w:val="none" w:sz="0" w:space="0" w:color="auto"/>
            <w:right w:val="none" w:sz="0" w:space="0" w:color="auto"/>
          </w:divBdr>
        </w:div>
      </w:divsChild>
    </w:div>
    <w:div w:id="34934641">
      <w:bodyDiv w:val="1"/>
      <w:marLeft w:val="0"/>
      <w:marRight w:val="0"/>
      <w:marTop w:val="0"/>
      <w:marBottom w:val="0"/>
      <w:divBdr>
        <w:top w:val="none" w:sz="0" w:space="0" w:color="auto"/>
        <w:left w:val="none" w:sz="0" w:space="0" w:color="auto"/>
        <w:bottom w:val="none" w:sz="0" w:space="0" w:color="auto"/>
        <w:right w:val="none" w:sz="0" w:space="0" w:color="auto"/>
      </w:divBdr>
    </w:div>
    <w:div w:id="37366122">
      <w:bodyDiv w:val="1"/>
      <w:marLeft w:val="0"/>
      <w:marRight w:val="0"/>
      <w:marTop w:val="0"/>
      <w:marBottom w:val="0"/>
      <w:divBdr>
        <w:top w:val="none" w:sz="0" w:space="0" w:color="auto"/>
        <w:left w:val="none" w:sz="0" w:space="0" w:color="auto"/>
        <w:bottom w:val="none" w:sz="0" w:space="0" w:color="auto"/>
        <w:right w:val="none" w:sz="0" w:space="0" w:color="auto"/>
      </w:divBdr>
    </w:div>
    <w:div w:id="104542872">
      <w:bodyDiv w:val="1"/>
      <w:marLeft w:val="0"/>
      <w:marRight w:val="0"/>
      <w:marTop w:val="0"/>
      <w:marBottom w:val="0"/>
      <w:divBdr>
        <w:top w:val="none" w:sz="0" w:space="0" w:color="auto"/>
        <w:left w:val="none" w:sz="0" w:space="0" w:color="auto"/>
        <w:bottom w:val="none" w:sz="0" w:space="0" w:color="auto"/>
        <w:right w:val="none" w:sz="0" w:space="0" w:color="auto"/>
      </w:divBdr>
    </w:div>
    <w:div w:id="159279178">
      <w:bodyDiv w:val="1"/>
      <w:marLeft w:val="0"/>
      <w:marRight w:val="0"/>
      <w:marTop w:val="0"/>
      <w:marBottom w:val="0"/>
      <w:divBdr>
        <w:top w:val="none" w:sz="0" w:space="0" w:color="auto"/>
        <w:left w:val="none" w:sz="0" w:space="0" w:color="auto"/>
        <w:bottom w:val="none" w:sz="0" w:space="0" w:color="auto"/>
        <w:right w:val="none" w:sz="0" w:space="0" w:color="auto"/>
      </w:divBdr>
    </w:div>
    <w:div w:id="189998573">
      <w:bodyDiv w:val="1"/>
      <w:marLeft w:val="0"/>
      <w:marRight w:val="0"/>
      <w:marTop w:val="0"/>
      <w:marBottom w:val="0"/>
      <w:divBdr>
        <w:top w:val="none" w:sz="0" w:space="0" w:color="auto"/>
        <w:left w:val="none" w:sz="0" w:space="0" w:color="auto"/>
        <w:bottom w:val="none" w:sz="0" w:space="0" w:color="auto"/>
        <w:right w:val="none" w:sz="0" w:space="0" w:color="auto"/>
      </w:divBdr>
    </w:div>
    <w:div w:id="190531437">
      <w:bodyDiv w:val="1"/>
      <w:marLeft w:val="0"/>
      <w:marRight w:val="0"/>
      <w:marTop w:val="0"/>
      <w:marBottom w:val="0"/>
      <w:divBdr>
        <w:top w:val="none" w:sz="0" w:space="0" w:color="auto"/>
        <w:left w:val="none" w:sz="0" w:space="0" w:color="auto"/>
        <w:bottom w:val="none" w:sz="0" w:space="0" w:color="auto"/>
        <w:right w:val="none" w:sz="0" w:space="0" w:color="auto"/>
      </w:divBdr>
    </w:div>
    <w:div w:id="211618729">
      <w:bodyDiv w:val="1"/>
      <w:marLeft w:val="0"/>
      <w:marRight w:val="0"/>
      <w:marTop w:val="0"/>
      <w:marBottom w:val="0"/>
      <w:divBdr>
        <w:top w:val="none" w:sz="0" w:space="0" w:color="auto"/>
        <w:left w:val="none" w:sz="0" w:space="0" w:color="auto"/>
        <w:bottom w:val="none" w:sz="0" w:space="0" w:color="auto"/>
        <w:right w:val="none" w:sz="0" w:space="0" w:color="auto"/>
      </w:divBdr>
    </w:div>
    <w:div w:id="241573262">
      <w:bodyDiv w:val="1"/>
      <w:marLeft w:val="0"/>
      <w:marRight w:val="0"/>
      <w:marTop w:val="0"/>
      <w:marBottom w:val="0"/>
      <w:divBdr>
        <w:top w:val="none" w:sz="0" w:space="0" w:color="auto"/>
        <w:left w:val="none" w:sz="0" w:space="0" w:color="auto"/>
        <w:bottom w:val="none" w:sz="0" w:space="0" w:color="auto"/>
        <w:right w:val="none" w:sz="0" w:space="0" w:color="auto"/>
      </w:divBdr>
    </w:div>
    <w:div w:id="262613610">
      <w:bodyDiv w:val="1"/>
      <w:marLeft w:val="0"/>
      <w:marRight w:val="0"/>
      <w:marTop w:val="0"/>
      <w:marBottom w:val="0"/>
      <w:divBdr>
        <w:top w:val="none" w:sz="0" w:space="0" w:color="auto"/>
        <w:left w:val="none" w:sz="0" w:space="0" w:color="auto"/>
        <w:bottom w:val="none" w:sz="0" w:space="0" w:color="auto"/>
        <w:right w:val="none" w:sz="0" w:space="0" w:color="auto"/>
      </w:divBdr>
    </w:div>
    <w:div w:id="264117937">
      <w:bodyDiv w:val="1"/>
      <w:marLeft w:val="0"/>
      <w:marRight w:val="0"/>
      <w:marTop w:val="0"/>
      <w:marBottom w:val="0"/>
      <w:divBdr>
        <w:top w:val="none" w:sz="0" w:space="0" w:color="auto"/>
        <w:left w:val="none" w:sz="0" w:space="0" w:color="auto"/>
        <w:bottom w:val="none" w:sz="0" w:space="0" w:color="auto"/>
        <w:right w:val="none" w:sz="0" w:space="0" w:color="auto"/>
      </w:divBdr>
    </w:div>
    <w:div w:id="287132417">
      <w:bodyDiv w:val="1"/>
      <w:marLeft w:val="0"/>
      <w:marRight w:val="0"/>
      <w:marTop w:val="0"/>
      <w:marBottom w:val="0"/>
      <w:divBdr>
        <w:top w:val="none" w:sz="0" w:space="0" w:color="auto"/>
        <w:left w:val="none" w:sz="0" w:space="0" w:color="auto"/>
        <w:bottom w:val="none" w:sz="0" w:space="0" w:color="auto"/>
        <w:right w:val="none" w:sz="0" w:space="0" w:color="auto"/>
      </w:divBdr>
    </w:div>
    <w:div w:id="337932055">
      <w:bodyDiv w:val="1"/>
      <w:marLeft w:val="0"/>
      <w:marRight w:val="0"/>
      <w:marTop w:val="0"/>
      <w:marBottom w:val="0"/>
      <w:divBdr>
        <w:top w:val="none" w:sz="0" w:space="0" w:color="auto"/>
        <w:left w:val="none" w:sz="0" w:space="0" w:color="auto"/>
        <w:bottom w:val="none" w:sz="0" w:space="0" w:color="auto"/>
        <w:right w:val="none" w:sz="0" w:space="0" w:color="auto"/>
      </w:divBdr>
    </w:div>
    <w:div w:id="361635901">
      <w:bodyDiv w:val="1"/>
      <w:marLeft w:val="0"/>
      <w:marRight w:val="0"/>
      <w:marTop w:val="0"/>
      <w:marBottom w:val="0"/>
      <w:divBdr>
        <w:top w:val="none" w:sz="0" w:space="0" w:color="auto"/>
        <w:left w:val="none" w:sz="0" w:space="0" w:color="auto"/>
        <w:bottom w:val="none" w:sz="0" w:space="0" w:color="auto"/>
        <w:right w:val="none" w:sz="0" w:space="0" w:color="auto"/>
      </w:divBdr>
    </w:div>
    <w:div w:id="385571076">
      <w:bodyDiv w:val="1"/>
      <w:marLeft w:val="0"/>
      <w:marRight w:val="0"/>
      <w:marTop w:val="0"/>
      <w:marBottom w:val="0"/>
      <w:divBdr>
        <w:top w:val="none" w:sz="0" w:space="0" w:color="auto"/>
        <w:left w:val="none" w:sz="0" w:space="0" w:color="auto"/>
        <w:bottom w:val="none" w:sz="0" w:space="0" w:color="auto"/>
        <w:right w:val="none" w:sz="0" w:space="0" w:color="auto"/>
      </w:divBdr>
    </w:div>
    <w:div w:id="449056581">
      <w:bodyDiv w:val="1"/>
      <w:marLeft w:val="0"/>
      <w:marRight w:val="0"/>
      <w:marTop w:val="0"/>
      <w:marBottom w:val="0"/>
      <w:divBdr>
        <w:top w:val="none" w:sz="0" w:space="0" w:color="auto"/>
        <w:left w:val="none" w:sz="0" w:space="0" w:color="auto"/>
        <w:bottom w:val="none" w:sz="0" w:space="0" w:color="auto"/>
        <w:right w:val="none" w:sz="0" w:space="0" w:color="auto"/>
      </w:divBdr>
    </w:div>
    <w:div w:id="550045958">
      <w:bodyDiv w:val="1"/>
      <w:marLeft w:val="0"/>
      <w:marRight w:val="0"/>
      <w:marTop w:val="0"/>
      <w:marBottom w:val="0"/>
      <w:divBdr>
        <w:top w:val="none" w:sz="0" w:space="0" w:color="auto"/>
        <w:left w:val="none" w:sz="0" w:space="0" w:color="auto"/>
        <w:bottom w:val="none" w:sz="0" w:space="0" w:color="auto"/>
        <w:right w:val="none" w:sz="0" w:space="0" w:color="auto"/>
      </w:divBdr>
    </w:div>
    <w:div w:id="597105106">
      <w:bodyDiv w:val="1"/>
      <w:marLeft w:val="0"/>
      <w:marRight w:val="0"/>
      <w:marTop w:val="0"/>
      <w:marBottom w:val="0"/>
      <w:divBdr>
        <w:top w:val="none" w:sz="0" w:space="0" w:color="auto"/>
        <w:left w:val="none" w:sz="0" w:space="0" w:color="auto"/>
        <w:bottom w:val="none" w:sz="0" w:space="0" w:color="auto"/>
        <w:right w:val="none" w:sz="0" w:space="0" w:color="auto"/>
      </w:divBdr>
    </w:div>
    <w:div w:id="599139077">
      <w:bodyDiv w:val="1"/>
      <w:marLeft w:val="0"/>
      <w:marRight w:val="0"/>
      <w:marTop w:val="0"/>
      <w:marBottom w:val="0"/>
      <w:divBdr>
        <w:top w:val="none" w:sz="0" w:space="0" w:color="auto"/>
        <w:left w:val="none" w:sz="0" w:space="0" w:color="auto"/>
        <w:bottom w:val="none" w:sz="0" w:space="0" w:color="auto"/>
        <w:right w:val="none" w:sz="0" w:space="0" w:color="auto"/>
      </w:divBdr>
    </w:div>
    <w:div w:id="657415446">
      <w:bodyDiv w:val="1"/>
      <w:marLeft w:val="0"/>
      <w:marRight w:val="0"/>
      <w:marTop w:val="0"/>
      <w:marBottom w:val="0"/>
      <w:divBdr>
        <w:top w:val="none" w:sz="0" w:space="0" w:color="auto"/>
        <w:left w:val="none" w:sz="0" w:space="0" w:color="auto"/>
        <w:bottom w:val="none" w:sz="0" w:space="0" w:color="auto"/>
        <w:right w:val="none" w:sz="0" w:space="0" w:color="auto"/>
      </w:divBdr>
    </w:div>
    <w:div w:id="672880073">
      <w:bodyDiv w:val="1"/>
      <w:marLeft w:val="0"/>
      <w:marRight w:val="0"/>
      <w:marTop w:val="0"/>
      <w:marBottom w:val="0"/>
      <w:divBdr>
        <w:top w:val="none" w:sz="0" w:space="0" w:color="auto"/>
        <w:left w:val="none" w:sz="0" w:space="0" w:color="auto"/>
        <w:bottom w:val="none" w:sz="0" w:space="0" w:color="auto"/>
        <w:right w:val="none" w:sz="0" w:space="0" w:color="auto"/>
      </w:divBdr>
    </w:div>
    <w:div w:id="774516486">
      <w:bodyDiv w:val="1"/>
      <w:marLeft w:val="0"/>
      <w:marRight w:val="0"/>
      <w:marTop w:val="0"/>
      <w:marBottom w:val="0"/>
      <w:divBdr>
        <w:top w:val="none" w:sz="0" w:space="0" w:color="auto"/>
        <w:left w:val="none" w:sz="0" w:space="0" w:color="auto"/>
        <w:bottom w:val="none" w:sz="0" w:space="0" w:color="auto"/>
        <w:right w:val="none" w:sz="0" w:space="0" w:color="auto"/>
      </w:divBdr>
    </w:div>
    <w:div w:id="781192281">
      <w:marLeft w:val="0"/>
      <w:marRight w:val="0"/>
      <w:marTop w:val="0"/>
      <w:marBottom w:val="0"/>
      <w:divBdr>
        <w:top w:val="none" w:sz="0" w:space="0" w:color="auto"/>
        <w:left w:val="none" w:sz="0" w:space="0" w:color="auto"/>
        <w:bottom w:val="none" w:sz="0" w:space="0" w:color="auto"/>
        <w:right w:val="none" w:sz="0" w:space="0" w:color="auto"/>
      </w:divBdr>
    </w:div>
    <w:div w:id="836264888">
      <w:bodyDiv w:val="1"/>
      <w:marLeft w:val="0"/>
      <w:marRight w:val="0"/>
      <w:marTop w:val="0"/>
      <w:marBottom w:val="0"/>
      <w:divBdr>
        <w:top w:val="none" w:sz="0" w:space="0" w:color="auto"/>
        <w:left w:val="none" w:sz="0" w:space="0" w:color="auto"/>
        <w:bottom w:val="none" w:sz="0" w:space="0" w:color="auto"/>
        <w:right w:val="none" w:sz="0" w:space="0" w:color="auto"/>
      </w:divBdr>
    </w:div>
    <w:div w:id="842285298">
      <w:bodyDiv w:val="1"/>
      <w:marLeft w:val="0"/>
      <w:marRight w:val="0"/>
      <w:marTop w:val="0"/>
      <w:marBottom w:val="0"/>
      <w:divBdr>
        <w:top w:val="none" w:sz="0" w:space="0" w:color="auto"/>
        <w:left w:val="none" w:sz="0" w:space="0" w:color="auto"/>
        <w:bottom w:val="none" w:sz="0" w:space="0" w:color="auto"/>
        <w:right w:val="none" w:sz="0" w:space="0" w:color="auto"/>
      </w:divBdr>
    </w:div>
    <w:div w:id="900747755">
      <w:bodyDiv w:val="1"/>
      <w:marLeft w:val="0"/>
      <w:marRight w:val="0"/>
      <w:marTop w:val="0"/>
      <w:marBottom w:val="0"/>
      <w:divBdr>
        <w:top w:val="none" w:sz="0" w:space="0" w:color="auto"/>
        <w:left w:val="none" w:sz="0" w:space="0" w:color="auto"/>
        <w:bottom w:val="none" w:sz="0" w:space="0" w:color="auto"/>
        <w:right w:val="none" w:sz="0" w:space="0" w:color="auto"/>
      </w:divBdr>
    </w:div>
    <w:div w:id="905989174">
      <w:bodyDiv w:val="1"/>
      <w:marLeft w:val="0"/>
      <w:marRight w:val="0"/>
      <w:marTop w:val="0"/>
      <w:marBottom w:val="0"/>
      <w:divBdr>
        <w:top w:val="none" w:sz="0" w:space="0" w:color="auto"/>
        <w:left w:val="none" w:sz="0" w:space="0" w:color="auto"/>
        <w:bottom w:val="none" w:sz="0" w:space="0" w:color="auto"/>
        <w:right w:val="none" w:sz="0" w:space="0" w:color="auto"/>
      </w:divBdr>
    </w:div>
    <w:div w:id="908004107">
      <w:bodyDiv w:val="1"/>
      <w:marLeft w:val="0"/>
      <w:marRight w:val="0"/>
      <w:marTop w:val="0"/>
      <w:marBottom w:val="0"/>
      <w:divBdr>
        <w:top w:val="none" w:sz="0" w:space="0" w:color="auto"/>
        <w:left w:val="none" w:sz="0" w:space="0" w:color="auto"/>
        <w:bottom w:val="none" w:sz="0" w:space="0" w:color="auto"/>
        <w:right w:val="none" w:sz="0" w:space="0" w:color="auto"/>
      </w:divBdr>
    </w:div>
    <w:div w:id="908229896">
      <w:bodyDiv w:val="1"/>
      <w:marLeft w:val="0"/>
      <w:marRight w:val="0"/>
      <w:marTop w:val="0"/>
      <w:marBottom w:val="0"/>
      <w:divBdr>
        <w:top w:val="none" w:sz="0" w:space="0" w:color="auto"/>
        <w:left w:val="none" w:sz="0" w:space="0" w:color="auto"/>
        <w:bottom w:val="none" w:sz="0" w:space="0" w:color="auto"/>
        <w:right w:val="none" w:sz="0" w:space="0" w:color="auto"/>
      </w:divBdr>
    </w:div>
    <w:div w:id="941305349">
      <w:bodyDiv w:val="1"/>
      <w:marLeft w:val="0"/>
      <w:marRight w:val="0"/>
      <w:marTop w:val="0"/>
      <w:marBottom w:val="0"/>
      <w:divBdr>
        <w:top w:val="none" w:sz="0" w:space="0" w:color="auto"/>
        <w:left w:val="none" w:sz="0" w:space="0" w:color="auto"/>
        <w:bottom w:val="none" w:sz="0" w:space="0" w:color="auto"/>
        <w:right w:val="none" w:sz="0" w:space="0" w:color="auto"/>
      </w:divBdr>
    </w:div>
    <w:div w:id="941914034">
      <w:bodyDiv w:val="1"/>
      <w:marLeft w:val="0"/>
      <w:marRight w:val="0"/>
      <w:marTop w:val="0"/>
      <w:marBottom w:val="0"/>
      <w:divBdr>
        <w:top w:val="none" w:sz="0" w:space="0" w:color="auto"/>
        <w:left w:val="none" w:sz="0" w:space="0" w:color="auto"/>
        <w:bottom w:val="none" w:sz="0" w:space="0" w:color="auto"/>
        <w:right w:val="none" w:sz="0" w:space="0" w:color="auto"/>
      </w:divBdr>
    </w:div>
    <w:div w:id="966738567">
      <w:bodyDiv w:val="1"/>
      <w:marLeft w:val="0"/>
      <w:marRight w:val="0"/>
      <w:marTop w:val="0"/>
      <w:marBottom w:val="0"/>
      <w:divBdr>
        <w:top w:val="none" w:sz="0" w:space="0" w:color="auto"/>
        <w:left w:val="none" w:sz="0" w:space="0" w:color="auto"/>
        <w:bottom w:val="none" w:sz="0" w:space="0" w:color="auto"/>
        <w:right w:val="none" w:sz="0" w:space="0" w:color="auto"/>
      </w:divBdr>
    </w:div>
    <w:div w:id="976646591">
      <w:bodyDiv w:val="1"/>
      <w:marLeft w:val="0"/>
      <w:marRight w:val="0"/>
      <w:marTop w:val="0"/>
      <w:marBottom w:val="0"/>
      <w:divBdr>
        <w:top w:val="none" w:sz="0" w:space="0" w:color="auto"/>
        <w:left w:val="none" w:sz="0" w:space="0" w:color="auto"/>
        <w:bottom w:val="none" w:sz="0" w:space="0" w:color="auto"/>
        <w:right w:val="none" w:sz="0" w:space="0" w:color="auto"/>
      </w:divBdr>
    </w:div>
    <w:div w:id="977144921">
      <w:bodyDiv w:val="1"/>
      <w:marLeft w:val="0"/>
      <w:marRight w:val="0"/>
      <w:marTop w:val="0"/>
      <w:marBottom w:val="0"/>
      <w:divBdr>
        <w:top w:val="none" w:sz="0" w:space="0" w:color="auto"/>
        <w:left w:val="none" w:sz="0" w:space="0" w:color="auto"/>
        <w:bottom w:val="none" w:sz="0" w:space="0" w:color="auto"/>
        <w:right w:val="none" w:sz="0" w:space="0" w:color="auto"/>
      </w:divBdr>
    </w:div>
    <w:div w:id="1005328985">
      <w:bodyDiv w:val="1"/>
      <w:marLeft w:val="0"/>
      <w:marRight w:val="0"/>
      <w:marTop w:val="0"/>
      <w:marBottom w:val="0"/>
      <w:divBdr>
        <w:top w:val="none" w:sz="0" w:space="0" w:color="auto"/>
        <w:left w:val="none" w:sz="0" w:space="0" w:color="auto"/>
        <w:bottom w:val="none" w:sz="0" w:space="0" w:color="auto"/>
        <w:right w:val="none" w:sz="0" w:space="0" w:color="auto"/>
      </w:divBdr>
    </w:div>
    <w:div w:id="1018049176">
      <w:bodyDiv w:val="1"/>
      <w:marLeft w:val="0"/>
      <w:marRight w:val="0"/>
      <w:marTop w:val="0"/>
      <w:marBottom w:val="0"/>
      <w:divBdr>
        <w:top w:val="none" w:sz="0" w:space="0" w:color="auto"/>
        <w:left w:val="none" w:sz="0" w:space="0" w:color="auto"/>
        <w:bottom w:val="none" w:sz="0" w:space="0" w:color="auto"/>
        <w:right w:val="none" w:sz="0" w:space="0" w:color="auto"/>
      </w:divBdr>
    </w:div>
    <w:div w:id="1045981646">
      <w:bodyDiv w:val="1"/>
      <w:marLeft w:val="0"/>
      <w:marRight w:val="0"/>
      <w:marTop w:val="0"/>
      <w:marBottom w:val="0"/>
      <w:divBdr>
        <w:top w:val="none" w:sz="0" w:space="0" w:color="auto"/>
        <w:left w:val="none" w:sz="0" w:space="0" w:color="auto"/>
        <w:bottom w:val="none" w:sz="0" w:space="0" w:color="auto"/>
        <w:right w:val="none" w:sz="0" w:space="0" w:color="auto"/>
      </w:divBdr>
    </w:div>
    <w:div w:id="1083336869">
      <w:bodyDiv w:val="1"/>
      <w:marLeft w:val="0"/>
      <w:marRight w:val="0"/>
      <w:marTop w:val="0"/>
      <w:marBottom w:val="0"/>
      <w:divBdr>
        <w:top w:val="none" w:sz="0" w:space="0" w:color="auto"/>
        <w:left w:val="none" w:sz="0" w:space="0" w:color="auto"/>
        <w:bottom w:val="none" w:sz="0" w:space="0" w:color="auto"/>
        <w:right w:val="none" w:sz="0" w:space="0" w:color="auto"/>
      </w:divBdr>
    </w:div>
    <w:div w:id="1090278275">
      <w:bodyDiv w:val="1"/>
      <w:marLeft w:val="0"/>
      <w:marRight w:val="0"/>
      <w:marTop w:val="0"/>
      <w:marBottom w:val="0"/>
      <w:divBdr>
        <w:top w:val="none" w:sz="0" w:space="0" w:color="auto"/>
        <w:left w:val="none" w:sz="0" w:space="0" w:color="auto"/>
        <w:bottom w:val="none" w:sz="0" w:space="0" w:color="auto"/>
        <w:right w:val="none" w:sz="0" w:space="0" w:color="auto"/>
      </w:divBdr>
      <w:divsChild>
        <w:div w:id="108932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4954781">
      <w:bodyDiv w:val="1"/>
      <w:marLeft w:val="0"/>
      <w:marRight w:val="0"/>
      <w:marTop w:val="0"/>
      <w:marBottom w:val="0"/>
      <w:divBdr>
        <w:top w:val="none" w:sz="0" w:space="0" w:color="auto"/>
        <w:left w:val="none" w:sz="0" w:space="0" w:color="auto"/>
        <w:bottom w:val="none" w:sz="0" w:space="0" w:color="auto"/>
        <w:right w:val="none" w:sz="0" w:space="0" w:color="auto"/>
      </w:divBdr>
    </w:div>
    <w:div w:id="1129906624">
      <w:bodyDiv w:val="1"/>
      <w:marLeft w:val="0"/>
      <w:marRight w:val="0"/>
      <w:marTop w:val="0"/>
      <w:marBottom w:val="0"/>
      <w:divBdr>
        <w:top w:val="none" w:sz="0" w:space="0" w:color="auto"/>
        <w:left w:val="none" w:sz="0" w:space="0" w:color="auto"/>
        <w:bottom w:val="none" w:sz="0" w:space="0" w:color="auto"/>
        <w:right w:val="none" w:sz="0" w:space="0" w:color="auto"/>
      </w:divBdr>
    </w:div>
    <w:div w:id="1166894714">
      <w:bodyDiv w:val="1"/>
      <w:marLeft w:val="0"/>
      <w:marRight w:val="0"/>
      <w:marTop w:val="0"/>
      <w:marBottom w:val="0"/>
      <w:divBdr>
        <w:top w:val="none" w:sz="0" w:space="0" w:color="auto"/>
        <w:left w:val="none" w:sz="0" w:space="0" w:color="auto"/>
        <w:bottom w:val="none" w:sz="0" w:space="0" w:color="auto"/>
        <w:right w:val="none" w:sz="0" w:space="0" w:color="auto"/>
      </w:divBdr>
    </w:div>
    <w:div w:id="1190989102">
      <w:bodyDiv w:val="1"/>
      <w:marLeft w:val="0"/>
      <w:marRight w:val="0"/>
      <w:marTop w:val="0"/>
      <w:marBottom w:val="0"/>
      <w:divBdr>
        <w:top w:val="none" w:sz="0" w:space="0" w:color="auto"/>
        <w:left w:val="none" w:sz="0" w:space="0" w:color="auto"/>
        <w:bottom w:val="none" w:sz="0" w:space="0" w:color="auto"/>
        <w:right w:val="none" w:sz="0" w:space="0" w:color="auto"/>
      </w:divBdr>
    </w:div>
    <w:div w:id="1207329966">
      <w:bodyDiv w:val="1"/>
      <w:marLeft w:val="0"/>
      <w:marRight w:val="0"/>
      <w:marTop w:val="0"/>
      <w:marBottom w:val="0"/>
      <w:divBdr>
        <w:top w:val="none" w:sz="0" w:space="0" w:color="auto"/>
        <w:left w:val="none" w:sz="0" w:space="0" w:color="auto"/>
        <w:bottom w:val="none" w:sz="0" w:space="0" w:color="auto"/>
        <w:right w:val="none" w:sz="0" w:space="0" w:color="auto"/>
      </w:divBdr>
    </w:div>
    <w:div w:id="1212884464">
      <w:bodyDiv w:val="1"/>
      <w:marLeft w:val="0"/>
      <w:marRight w:val="0"/>
      <w:marTop w:val="0"/>
      <w:marBottom w:val="0"/>
      <w:divBdr>
        <w:top w:val="none" w:sz="0" w:space="0" w:color="auto"/>
        <w:left w:val="none" w:sz="0" w:space="0" w:color="auto"/>
        <w:bottom w:val="none" w:sz="0" w:space="0" w:color="auto"/>
        <w:right w:val="none" w:sz="0" w:space="0" w:color="auto"/>
      </w:divBdr>
    </w:div>
    <w:div w:id="1232158478">
      <w:bodyDiv w:val="1"/>
      <w:marLeft w:val="0"/>
      <w:marRight w:val="0"/>
      <w:marTop w:val="0"/>
      <w:marBottom w:val="0"/>
      <w:divBdr>
        <w:top w:val="none" w:sz="0" w:space="0" w:color="auto"/>
        <w:left w:val="none" w:sz="0" w:space="0" w:color="auto"/>
        <w:bottom w:val="none" w:sz="0" w:space="0" w:color="auto"/>
        <w:right w:val="none" w:sz="0" w:space="0" w:color="auto"/>
      </w:divBdr>
    </w:div>
    <w:div w:id="1248534233">
      <w:marLeft w:val="0"/>
      <w:marRight w:val="0"/>
      <w:marTop w:val="0"/>
      <w:marBottom w:val="0"/>
      <w:divBdr>
        <w:top w:val="none" w:sz="0" w:space="0" w:color="auto"/>
        <w:left w:val="none" w:sz="0" w:space="0" w:color="auto"/>
        <w:bottom w:val="none" w:sz="0" w:space="0" w:color="auto"/>
        <w:right w:val="none" w:sz="0" w:space="0" w:color="auto"/>
      </w:divBdr>
    </w:div>
    <w:div w:id="1256552850">
      <w:bodyDiv w:val="1"/>
      <w:marLeft w:val="0"/>
      <w:marRight w:val="0"/>
      <w:marTop w:val="0"/>
      <w:marBottom w:val="0"/>
      <w:divBdr>
        <w:top w:val="none" w:sz="0" w:space="0" w:color="auto"/>
        <w:left w:val="none" w:sz="0" w:space="0" w:color="auto"/>
        <w:bottom w:val="none" w:sz="0" w:space="0" w:color="auto"/>
        <w:right w:val="none" w:sz="0" w:space="0" w:color="auto"/>
      </w:divBdr>
    </w:div>
    <w:div w:id="1258364927">
      <w:bodyDiv w:val="1"/>
      <w:marLeft w:val="0"/>
      <w:marRight w:val="0"/>
      <w:marTop w:val="0"/>
      <w:marBottom w:val="0"/>
      <w:divBdr>
        <w:top w:val="none" w:sz="0" w:space="0" w:color="auto"/>
        <w:left w:val="none" w:sz="0" w:space="0" w:color="auto"/>
        <w:bottom w:val="none" w:sz="0" w:space="0" w:color="auto"/>
        <w:right w:val="none" w:sz="0" w:space="0" w:color="auto"/>
      </w:divBdr>
    </w:div>
    <w:div w:id="1349142176">
      <w:bodyDiv w:val="1"/>
      <w:marLeft w:val="0"/>
      <w:marRight w:val="0"/>
      <w:marTop w:val="0"/>
      <w:marBottom w:val="0"/>
      <w:divBdr>
        <w:top w:val="none" w:sz="0" w:space="0" w:color="auto"/>
        <w:left w:val="none" w:sz="0" w:space="0" w:color="auto"/>
        <w:bottom w:val="none" w:sz="0" w:space="0" w:color="auto"/>
        <w:right w:val="none" w:sz="0" w:space="0" w:color="auto"/>
      </w:divBdr>
    </w:div>
    <w:div w:id="1380400260">
      <w:bodyDiv w:val="1"/>
      <w:marLeft w:val="0"/>
      <w:marRight w:val="0"/>
      <w:marTop w:val="0"/>
      <w:marBottom w:val="0"/>
      <w:divBdr>
        <w:top w:val="none" w:sz="0" w:space="0" w:color="auto"/>
        <w:left w:val="none" w:sz="0" w:space="0" w:color="auto"/>
        <w:bottom w:val="none" w:sz="0" w:space="0" w:color="auto"/>
        <w:right w:val="none" w:sz="0" w:space="0" w:color="auto"/>
      </w:divBdr>
    </w:div>
    <w:div w:id="1387560557">
      <w:bodyDiv w:val="1"/>
      <w:marLeft w:val="0"/>
      <w:marRight w:val="0"/>
      <w:marTop w:val="0"/>
      <w:marBottom w:val="0"/>
      <w:divBdr>
        <w:top w:val="none" w:sz="0" w:space="0" w:color="auto"/>
        <w:left w:val="none" w:sz="0" w:space="0" w:color="auto"/>
        <w:bottom w:val="none" w:sz="0" w:space="0" w:color="auto"/>
        <w:right w:val="none" w:sz="0" w:space="0" w:color="auto"/>
      </w:divBdr>
    </w:div>
    <w:div w:id="1395738997">
      <w:bodyDiv w:val="1"/>
      <w:marLeft w:val="0"/>
      <w:marRight w:val="0"/>
      <w:marTop w:val="0"/>
      <w:marBottom w:val="0"/>
      <w:divBdr>
        <w:top w:val="none" w:sz="0" w:space="0" w:color="auto"/>
        <w:left w:val="none" w:sz="0" w:space="0" w:color="auto"/>
        <w:bottom w:val="none" w:sz="0" w:space="0" w:color="auto"/>
        <w:right w:val="none" w:sz="0" w:space="0" w:color="auto"/>
      </w:divBdr>
    </w:div>
    <w:div w:id="1430734962">
      <w:bodyDiv w:val="1"/>
      <w:marLeft w:val="0"/>
      <w:marRight w:val="0"/>
      <w:marTop w:val="0"/>
      <w:marBottom w:val="0"/>
      <w:divBdr>
        <w:top w:val="none" w:sz="0" w:space="0" w:color="auto"/>
        <w:left w:val="none" w:sz="0" w:space="0" w:color="auto"/>
        <w:bottom w:val="none" w:sz="0" w:space="0" w:color="auto"/>
        <w:right w:val="none" w:sz="0" w:space="0" w:color="auto"/>
      </w:divBdr>
    </w:div>
    <w:div w:id="1443526107">
      <w:bodyDiv w:val="1"/>
      <w:marLeft w:val="0"/>
      <w:marRight w:val="0"/>
      <w:marTop w:val="0"/>
      <w:marBottom w:val="0"/>
      <w:divBdr>
        <w:top w:val="none" w:sz="0" w:space="0" w:color="auto"/>
        <w:left w:val="none" w:sz="0" w:space="0" w:color="auto"/>
        <w:bottom w:val="none" w:sz="0" w:space="0" w:color="auto"/>
        <w:right w:val="none" w:sz="0" w:space="0" w:color="auto"/>
      </w:divBdr>
    </w:div>
    <w:div w:id="1481655147">
      <w:bodyDiv w:val="1"/>
      <w:marLeft w:val="0"/>
      <w:marRight w:val="0"/>
      <w:marTop w:val="0"/>
      <w:marBottom w:val="0"/>
      <w:divBdr>
        <w:top w:val="none" w:sz="0" w:space="0" w:color="auto"/>
        <w:left w:val="none" w:sz="0" w:space="0" w:color="auto"/>
        <w:bottom w:val="none" w:sz="0" w:space="0" w:color="auto"/>
        <w:right w:val="none" w:sz="0" w:space="0" w:color="auto"/>
      </w:divBdr>
    </w:div>
    <w:div w:id="1489594043">
      <w:bodyDiv w:val="1"/>
      <w:marLeft w:val="0"/>
      <w:marRight w:val="0"/>
      <w:marTop w:val="0"/>
      <w:marBottom w:val="0"/>
      <w:divBdr>
        <w:top w:val="none" w:sz="0" w:space="0" w:color="auto"/>
        <w:left w:val="none" w:sz="0" w:space="0" w:color="auto"/>
        <w:bottom w:val="none" w:sz="0" w:space="0" w:color="auto"/>
        <w:right w:val="none" w:sz="0" w:space="0" w:color="auto"/>
      </w:divBdr>
    </w:div>
    <w:div w:id="1511488685">
      <w:bodyDiv w:val="1"/>
      <w:marLeft w:val="0"/>
      <w:marRight w:val="0"/>
      <w:marTop w:val="0"/>
      <w:marBottom w:val="0"/>
      <w:divBdr>
        <w:top w:val="none" w:sz="0" w:space="0" w:color="auto"/>
        <w:left w:val="none" w:sz="0" w:space="0" w:color="auto"/>
        <w:bottom w:val="none" w:sz="0" w:space="0" w:color="auto"/>
        <w:right w:val="none" w:sz="0" w:space="0" w:color="auto"/>
      </w:divBdr>
    </w:div>
    <w:div w:id="1522351232">
      <w:bodyDiv w:val="1"/>
      <w:marLeft w:val="0"/>
      <w:marRight w:val="0"/>
      <w:marTop w:val="0"/>
      <w:marBottom w:val="0"/>
      <w:divBdr>
        <w:top w:val="none" w:sz="0" w:space="0" w:color="auto"/>
        <w:left w:val="none" w:sz="0" w:space="0" w:color="auto"/>
        <w:bottom w:val="none" w:sz="0" w:space="0" w:color="auto"/>
        <w:right w:val="none" w:sz="0" w:space="0" w:color="auto"/>
      </w:divBdr>
    </w:div>
    <w:div w:id="1558664004">
      <w:bodyDiv w:val="1"/>
      <w:marLeft w:val="0"/>
      <w:marRight w:val="0"/>
      <w:marTop w:val="0"/>
      <w:marBottom w:val="0"/>
      <w:divBdr>
        <w:top w:val="none" w:sz="0" w:space="0" w:color="auto"/>
        <w:left w:val="none" w:sz="0" w:space="0" w:color="auto"/>
        <w:bottom w:val="none" w:sz="0" w:space="0" w:color="auto"/>
        <w:right w:val="none" w:sz="0" w:space="0" w:color="auto"/>
      </w:divBdr>
    </w:div>
    <w:div w:id="1561135516">
      <w:bodyDiv w:val="1"/>
      <w:marLeft w:val="0"/>
      <w:marRight w:val="0"/>
      <w:marTop w:val="0"/>
      <w:marBottom w:val="0"/>
      <w:divBdr>
        <w:top w:val="none" w:sz="0" w:space="0" w:color="auto"/>
        <w:left w:val="none" w:sz="0" w:space="0" w:color="auto"/>
        <w:bottom w:val="none" w:sz="0" w:space="0" w:color="auto"/>
        <w:right w:val="none" w:sz="0" w:space="0" w:color="auto"/>
      </w:divBdr>
    </w:div>
    <w:div w:id="1561400378">
      <w:bodyDiv w:val="1"/>
      <w:marLeft w:val="0"/>
      <w:marRight w:val="0"/>
      <w:marTop w:val="0"/>
      <w:marBottom w:val="0"/>
      <w:divBdr>
        <w:top w:val="none" w:sz="0" w:space="0" w:color="auto"/>
        <w:left w:val="none" w:sz="0" w:space="0" w:color="auto"/>
        <w:bottom w:val="none" w:sz="0" w:space="0" w:color="auto"/>
        <w:right w:val="none" w:sz="0" w:space="0" w:color="auto"/>
      </w:divBdr>
    </w:div>
    <w:div w:id="1673020654">
      <w:bodyDiv w:val="1"/>
      <w:marLeft w:val="0"/>
      <w:marRight w:val="0"/>
      <w:marTop w:val="0"/>
      <w:marBottom w:val="0"/>
      <w:divBdr>
        <w:top w:val="none" w:sz="0" w:space="0" w:color="auto"/>
        <w:left w:val="none" w:sz="0" w:space="0" w:color="auto"/>
        <w:bottom w:val="none" w:sz="0" w:space="0" w:color="auto"/>
        <w:right w:val="none" w:sz="0" w:space="0" w:color="auto"/>
      </w:divBdr>
    </w:div>
    <w:div w:id="1712799886">
      <w:bodyDiv w:val="1"/>
      <w:marLeft w:val="0"/>
      <w:marRight w:val="0"/>
      <w:marTop w:val="0"/>
      <w:marBottom w:val="0"/>
      <w:divBdr>
        <w:top w:val="none" w:sz="0" w:space="0" w:color="auto"/>
        <w:left w:val="none" w:sz="0" w:space="0" w:color="auto"/>
        <w:bottom w:val="none" w:sz="0" w:space="0" w:color="auto"/>
        <w:right w:val="none" w:sz="0" w:space="0" w:color="auto"/>
      </w:divBdr>
    </w:div>
    <w:div w:id="1717001861">
      <w:bodyDiv w:val="1"/>
      <w:marLeft w:val="0"/>
      <w:marRight w:val="0"/>
      <w:marTop w:val="0"/>
      <w:marBottom w:val="0"/>
      <w:divBdr>
        <w:top w:val="none" w:sz="0" w:space="0" w:color="auto"/>
        <w:left w:val="none" w:sz="0" w:space="0" w:color="auto"/>
        <w:bottom w:val="none" w:sz="0" w:space="0" w:color="auto"/>
        <w:right w:val="none" w:sz="0" w:space="0" w:color="auto"/>
      </w:divBdr>
    </w:div>
    <w:div w:id="1718509378">
      <w:bodyDiv w:val="1"/>
      <w:marLeft w:val="0"/>
      <w:marRight w:val="0"/>
      <w:marTop w:val="0"/>
      <w:marBottom w:val="0"/>
      <w:divBdr>
        <w:top w:val="none" w:sz="0" w:space="0" w:color="auto"/>
        <w:left w:val="none" w:sz="0" w:space="0" w:color="auto"/>
        <w:bottom w:val="none" w:sz="0" w:space="0" w:color="auto"/>
        <w:right w:val="none" w:sz="0" w:space="0" w:color="auto"/>
      </w:divBdr>
    </w:div>
    <w:div w:id="1764184704">
      <w:bodyDiv w:val="1"/>
      <w:marLeft w:val="0"/>
      <w:marRight w:val="0"/>
      <w:marTop w:val="0"/>
      <w:marBottom w:val="0"/>
      <w:divBdr>
        <w:top w:val="none" w:sz="0" w:space="0" w:color="auto"/>
        <w:left w:val="none" w:sz="0" w:space="0" w:color="auto"/>
        <w:bottom w:val="none" w:sz="0" w:space="0" w:color="auto"/>
        <w:right w:val="none" w:sz="0" w:space="0" w:color="auto"/>
      </w:divBdr>
      <w:divsChild>
        <w:div w:id="137500894">
          <w:marLeft w:val="0"/>
          <w:marRight w:val="0"/>
          <w:marTop w:val="0"/>
          <w:marBottom w:val="0"/>
          <w:divBdr>
            <w:top w:val="none" w:sz="0" w:space="0" w:color="auto"/>
            <w:left w:val="none" w:sz="0" w:space="0" w:color="auto"/>
            <w:bottom w:val="none" w:sz="0" w:space="0" w:color="auto"/>
            <w:right w:val="none" w:sz="0" w:space="0" w:color="auto"/>
          </w:divBdr>
        </w:div>
        <w:div w:id="1008216534">
          <w:marLeft w:val="0"/>
          <w:marRight w:val="0"/>
          <w:marTop w:val="0"/>
          <w:marBottom w:val="0"/>
          <w:divBdr>
            <w:top w:val="none" w:sz="0" w:space="0" w:color="auto"/>
            <w:left w:val="none" w:sz="0" w:space="0" w:color="auto"/>
            <w:bottom w:val="none" w:sz="0" w:space="0" w:color="auto"/>
            <w:right w:val="none" w:sz="0" w:space="0" w:color="auto"/>
          </w:divBdr>
        </w:div>
      </w:divsChild>
    </w:div>
    <w:div w:id="1767847512">
      <w:bodyDiv w:val="1"/>
      <w:marLeft w:val="0"/>
      <w:marRight w:val="0"/>
      <w:marTop w:val="0"/>
      <w:marBottom w:val="0"/>
      <w:divBdr>
        <w:top w:val="none" w:sz="0" w:space="0" w:color="auto"/>
        <w:left w:val="none" w:sz="0" w:space="0" w:color="auto"/>
        <w:bottom w:val="none" w:sz="0" w:space="0" w:color="auto"/>
        <w:right w:val="none" w:sz="0" w:space="0" w:color="auto"/>
      </w:divBdr>
    </w:div>
    <w:div w:id="1769227406">
      <w:bodyDiv w:val="1"/>
      <w:marLeft w:val="0"/>
      <w:marRight w:val="0"/>
      <w:marTop w:val="0"/>
      <w:marBottom w:val="0"/>
      <w:divBdr>
        <w:top w:val="none" w:sz="0" w:space="0" w:color="auto"/>
        <w:left w:val="none" w:sz="0" w:space="0" w:color="auto"/>
        <w:bottom w:val="none" w:sz="0" w:space="0" w:color="auto"/>
        <w:right w:val="none" w:sz="0" w:space="0" w:color="auto"/>
      </w:divBdr>
    </w:div>
    <w:div w:id="1780224646">
      <w:bodyDiv w:val="1"/>
      <w:marLeft w:val="0"/>
      <w:marRight w:val="0"/>
      <w:marTop w:val="0"/>
      <w:marBottom w:val="0"/>
      <w:divBdr>
        <w:top w:val="none" w:sz="0" w:space="0" w:color="auto"/>
        <w:left w:val="none" w:sz="0" w:space="0" w:color="auto"/>
        <w:bottom w:val="none" w:sz="0" w:space="0" w:color="auto"/>
        <w:right w:val="none" w:sz="0" w:space="0" w:color="auto"/>
      </w:divBdr>
      <w:divsChild>
        <w:div w:id="180553781">
          <w:marLeft w:val="0"/>
          <w:marRight w:val="0"/>
          <w:marTop w:val="0"/>
          <w:marBottom w:val="0"/>
          <w:divBdr>
            <w:top w:val="none" w:sz="0" w:space="0" w:color="auto"/>
            <w:left w:val="none" w:sz="0" w:space="0" w:color="auto"/>
            <w:bottom w:val="none" w:sz="0" w:space="0" w:color="auto"/>
            <w:right w:val="none" w:sz="0" w:space="0" w:color="auto"/>
          </w:divBdr>
          <w:divsChild>
            <w:div w:id="58213704">
              <w:marLeft w:val="0"/>
              <w:marRight w:val="0"/>
              <w:marTop w:val="0"/>
              <w:marBottom w:val="240"/>
              <w:divBdr>
                <w:top w:val="none" w:sz="0" w:space="0" w:color="auto"/>
                <w:left w:val="none" w:sz="0" w:space="0" w:color="auto"/>
                <w:bottom w:val="none" w:sz="0" w:space="0" w:color="auto"/>
                <w:right w:val="none" w:sz="0" w:space="0" w:color="auto"/>
              </w:divBdr>
              <w:divsChild>
                <w:div w:id="446318323">
                  <w:marLeft w:val="360"/>
                  <w:marRight w:val="96"/>
                  <w:marTop w:val="0"/>
                  <w:marBottom w:val="0"/>
                  <w:divBdr>
                    <w:top w:val="none" w:sz="0" w:space="0" w:color="auto"/>
                    <w:left w:val="none" w:sz="0" w:space="0" w:color="auto"/>
                    <w:bottom w:val="none" w:sz="0" w:space="0" w:color="auto"/>
                    <w:right w:val="none" w:sz="0" w:space="0" w:color="auto"/>
                  </w:divBdr>
                </w:div>
              </w:divsChild>
            </w:div>
            <w:div w:id="129908971">
              <w:marLeft w:val="0"/>
              <w:marRight w:val="0"/>
              <w:marTop w:val="0"/>
              <w:marBottom w:val="240"/>
              <w:divBdr>
                <w:top w:val="none" w:sz="0" w:space="0" w:color="auto"/>
                <w:left w:val="none" w:sz="0" w:space="0" w:color="auto"/>
                <w:bottom w:val="none" w:sz="0" w:space="0" w:color="auto"/>
                <w:right w:val="none" w:sz="0" w:space="0" w:color="auto"/>
              </w:divBdr>
              <w:divsChild>
                <w:div w:id="1009990340">
                  <w:marLeft w:val="360"/>
                  <w:marRight w:val="96"/>
                  <w:marTop w:val="0"/>
                  <w:marBottom w:val="0"/>
                  <w:divBdr>
                    <w:top w:val="none" w:sz="0" w:space="0" w:color="auto"/>
                    <w:left w:val="none" w:sz="0" w:space="0" w:color="auto"/>
                    <w:bottom w:val="none" w:sz="0" w:space="0" w:color="auto"/>
                    <w:right w:val="none" w:sz="0" w:space="0" w:color="auto"/>
                  </w:divBdr>
                </w:div>
              </w:divsChild>
            </w:div>
            <w:div w:id="136538466">
              <w:marLeft w:val="0"/>
              <w:marRight w:val="0"/>
              <w:marTop w:val="0"/>
              <w:marBottom w:val="240"/>
              <w:divBdr>
                <w:top w:val="none" w:sz="0" w:space="0" w:color="auto"/>
                <w:left w:val="none" w:sz="0" w:space="0" w:color="auto"/>
                <w:bottom w:val="none" w:sz="0" w:space="0" w:color="auto"/>
                <w:right w:val="none" w:sz="0" w:space="0" w:color="auto"/>
              </w:divBdr>
              <w:divsChild>
                <w:div w:id="1380474486">
                  <w:marLeft w:val="360"/>
                  <w:marRight w:val="96"/>
                  <w:marTop w:val="0"/>
                  <w:marBottom w:val="0"/>
                  <w:divBdr>
                    <w:top w:val="none" w:sz="0" w:space="0" w:color="auto"/>
                    <w:left w:val="none" w:sz="0" w:space="0" w:color="auto"/>
                    <w:bottom w:val="none" w:sz="0" w:space="0" w:color="auto"/>
                    <w:right w:val="none" w:sz="0" w:space="0" w:color="auto"/>
                  </w:divBdr>
                </w:div>
              </w:divsChild>
            </w:div>
            <w:div w:id="211885366">
              <w:marLeft w:val="0"/>
              <w:marRight w:val="0"/>
              <w:marTop w:val="0"/>
              <w:marBottom w:val="240"/>
              <w:divBdr>
                <w:top w:val="none" w:sz="0" w:space="0" w:color="auto"/>
                <w:left w:val="none" w:sz="0" w:space="0" w:color="auto"/>
                <w:bottom w:val="none" w:sz="0" w:space="0" w:color="auto"/>
                <w:right w:val="none" w:sz="0" w:space="0" w:color="auto"/>
              </w:divBdr>
              <w:divsChild>
                <w:div w:id="257761609">
                  <w:marLeft w:val="360"/>
                  <w:marRight w:val="96"/>
                  <w:marTop w:val="0"/>
                  <w:marBottom w:val="0"/>
                  <w:divBdr>
                    <w:top w:val="none" w:sz="0" w:space="0" w:color="auto"/>
                    <w:left w:val="none" w:sz="0" w:space="0" w:color="auto"/>
                    <w:bottom w:val="none" w:sz="0" w:space="0" w:color="auto"/>
                    <w:right w:val="none" w:sz="0" w:space="0" w:color="auto"/>
                  </w:divBdr>
                </w:div>
              </w:divsChild>
            </w:div>
            <w:div w:id="232619333">
              <w:marLeft w:val="0"/>
              <w:marRight w:val="0"/>
              <w:marTop w:val="0"/>
              <w:marBottom w:val="240"/>
              <w:divBdr>
                <w:top w:val="none" w:sz="0" w:space="0" w:color="auto"/>
                <w:left w:val="none" w:sz="0" w:space="0" w:color="auto"/>
                <w:bottom w:val="none" w:sz="0" w:space="0" w:color="auto"/>
                <w:right w:val="none" w:sz="0" w:space="0" w:color="auto"/>
              </w:divBdr>
              <w:divsChild>
                <w:div w:id="1329207134">
                  <w:marLeft w:val="360"/>
                  <w:marRight w:val="96"/>
                  <w:marTop w:val="0"/>
                  <w:marBottom w:val="0"/>
                  <w:divBdr>
                    <w:top w:val="none" w:sz="0" w:space="0" w:color="auto"/>
                    <w:left w:val="none" w:sz="0" w:space="0" w:color="auto"/>
                    <w:bottom w:val="none" w:sz="0" w:space="0" w:color="auto"/>
                    <w:right w:val="none" w:sz="0" w:space="0" w:color="auto"/>
                  </w:divBdr>
                </w:div>
              </w:divsChild>
            </w:div>
            <w:div w:id="255024448">
              <w:marLeft w:val="0"/>
              <w:marRight w:val="0"/>
              <w:marTop w:val="0"/>
              <w:marBottom w:val="240"/>
              <w:divBdr>
                <w:top w:val="none" w:sz="0" w:space="0" w:color="auto"/>
                <w:left w:val="none" w:sz="0" w:space="0" w:color="auto"/>
                <w:bottom w:val="none" w:sz="0" w:space="0" w:color="auto"/>
                <w:right w:val="none" w:sz="0" w:space="0" w:color="auto"/>
              </w:divBdr>
              <w:divsChild>
                <w:div w:id="520321556">
                  <w:marLeft w:val="360"/>
                  <w:marRight w:val="96"/>
                  <w:marTop w:val="0"/>
                  <w:marBottom w:val="0"/>
                  <w:divBdr>
                    <w:top w:val="none" w:sz="0" w:space="0" w:color="auto"/>
                    <w:left w:val="none" w:sz="0" w:space="0" w:color="auto"/>
                    <w:bottom w:val="none" w:sz="0" w:space="0" w:color="auto"/>
                    <w:right w:val="none" w:sz="0" w:space="0" w:color="auto"/>
                  </w:divBdr>
                </w:div>
              </w:divsChild>
            </w:div>
            <w:div w:id="266279309">
              <w:marLeft w:val="0"/>
              <w:marRight w:val="0"/>
              <w:marTop w:val="0"/>
              <w:marBottom w:val="240"/>
              <w:divBdr>
                <w:top w:val="none" w:sz="0" w:space="0" w:color="auto"/>
                <w:left w:val="none" w:sz="0" w:space="0" w:color="auto"/>
                <w:bottom w:val="none" w:sz="0" w:space="0" w:color="auto"/>
                <w:right w:val="none" w:sz="0" w:space="0" w:color="auto"/>
              </w:divBdr>
              <w:divsChild>
                <w:div w:id="119997821">
                  <w:marLeft w:val="360"/>
                  <w:marRight w:val="96"/>
                  <w:marTop w:val="0"/>
                  <w:marBottom w:val="0"/>
                  <w:divBdr>
                    <w:top w:val="none" w:sz="0" w:space="0" w:color="auto"/>
                    <w:left w:val="none" w:sz="0" w:space="0" w:color="auto"/>
                    <w:bottom w:val="none" w:sz="0" w:space="0" w:color="auto"/>
                    <w:right w:val="none" w:sz="0" w:space="0" w:color="auto"/>
                  </w:divBdr>
                </w:div>
              </w:divsChild>
            </w:div>
            <w:div w:id="311296619">
              <w:marLeft w:val="0"/>
              <w:marRight w:val="0"/>
              <w:marTop w:val="0"/>
              <w:marBottom w:val="240"/>
              <w:divBdr>
                <w:top w:val="none" w:sz="0" w:space="0" w:color="auto"/>
                <w:left w:val="none" w:sz="0" w:space="0" w:color="auto"/>
                <w:bottom w:val="none" w:sz="0" w:space="0" w:color="auto"/>
                <w:right w:val="none" w:sz="0" w:space="0" w:color="auto"/>
              </w:divBdr>
              <w:divsChild>
                <w:div w:id="12615075">
                  <w:marLeft w:val="360"/>
                  <w:marRight w:val="96"/>
                  <w:marTop w:val="0"/>
                  <w:marBottom w:val="0"/>
                  <w:divBdr>
                    <w:top w:val="none" w:sz="0" w:space="0" w:color="auto"/>
                    <w:left w:val="none" w:sz="0" w:space="0" w:color="auto"/>
                    <w:bottom w:val="none" w:sz="0" w:space="0" w:color="auto"/>
                    <w:right w:val="none" w:sz="0" w:space="0" w:color="auto"/>
                  </w:divBdr>
                </w:div>
              </w:divsChild>
            </w:div>
            <w:div w:id="315426732">
              <w:marLeft w:val="0"/>
              <w:marRight w:val="0"/>
              <w:marTop w:val="0"/>
              <w:marBottom w:val="240"/>
              <w:divBdr>
                <w:top w:val="none" w:sz="0" w:space="0" w:color="auto"/>
                <w:left w:val="none" w:sz="0" w:space="0" w:color="auto"/>
                <w:bottom w:val="none" w:sz="0" w:space="0" w:color="auto"/>
                <w:right w:val="none" w:sz="0" w:space="0" w:color="auto"/>
              </w:divBdr>
              <w:divsChild>
                <w:div w:id="1478065088">
                  <w:marLeft w:val="360"/>
                  <w:marRight w:val="96"/>
                  <w:marTop w:val="0"/>
                  <w:marBottom w:val="0"/>
                  <w:divBdr>
                    <w:top w:val="none" w:sz="0" w:space="0" w:color="auto"/>
                    <w:left w:val="none" w:sz="0" w:space="0" w:color="auto"/>
                    <w:bottom w:val="none" w:sz="0" w:space="0" w:color="auto"/>
                    <w:right w:val="none" w:sz="0" w:space="0" w:color="auto"/>
                  </w:divBdr>
                </w:div>
              </w:divsChild>
            </w:div>
            <w:div w:id="320812907">
              <w:marLeft w:val="0"/>
              <w:marRight w:val="0"/>
              <w:marTop w:val="0"/>
              <w:marBottom w:val="240"/>
              <w:divBdr>
                <w:top w:val="none" w:sz="0" w:space="0" w:color="auto"/>
                <w:left w:val="none" w:sz="0" w:space="0" w:color="auto"/>
                <w:bottom w:val="none" w:sz="0" w:space="0" w:color="auto"/>
                <w:right w:val="none" w:sz="0" w:space="0" w:color="auto"/>
              </w:divBdr>
              <w:divsChild>
                <w:div w:id="1178152680">
                  <w:marLeft w:val="360"/>
                  <w:marRight w:val="96"/>
                  <w:marTop w:val="0"/>
                  <w:marBottom w:val="0"/>
                  <w:divBdr>
                    <w:top w:val="none" w:sz="0" w:space="0" w:color="auto"/>
                    <w:left w:val="none" w:sz="0" w:space="0" w:color="auto"/>
                    <w:bottom w:val="none" w:sz="0" w:space="0" w:color="auto"/>
                    <w:right w:val="none" w:sz="0" w:space="0" w:color="auto"/>
                  </w:divBdr>
                </w:div>
              </w:divsChild>
            </w:div>
            <w:div w:id="338780056">
              <w:marLeft w:val="0"/>
              <w:marRight w:val="0"/>
              <w:marTop w:val="0"/>
              <w:marBottom w:val="240"/>
              <w:divBdr>
                <w:top w:val="none" w:sz="0" w:space="0" w:color="auto"/>
                <w:left w:val="none" w:sz="0" w:space="0" w:color="auto"/>
                <w:bottom w:val="none" w:sz="0" w:space="0" w:color="auto"/>
                <w:right w:val="none" w:sz="0" w:space="0" w:color="auto"/>
              </w:divBdr>
              <w:divsChild>
                <w:div w:id="1341928168">
                  <w:marLeft w:val="360"/>
                  <w:marRight w:val="96"/>
                  <w:marTop w:val="0"/>
                  <w:marBottom w:val="0"/>
                  <w:divBdr>
                    <w:top w:val="none" w:sz="0" w:space="0" w:color="auto"/>
                    <w:left w:val="none" w:sz="0" w:space="0" w:color="auto"/>
                    <w:bottom w:val="none" w:sz="0" w:space="0" w:color="auto"/>
                    <w:right w:val="none" w:sz="0" w:space="0" w:color="auto"/>
                  </w:divBdr>
                </w:div>
              </w:divsChild>
            </w:div>
            <w:div w:id="357774813">
              <w:marLeft w:val="0"/>
              <w:marRight w:val="0"/>
              <w:marTop w:val="0"/>
              <w:marBottom w:val="240"/>
              <w:divBdr>
                <w:top w:val="none" w:sz="0" w:space="0" w:color="auto"/>
                <w:left w:val="none" w:sz="0" w:space="0" w:color="auto"/>
                <w:bottom w:val="none" w:sz="0" w:space="0" w:color="auto"/>
                <w:right w:val="none" w:sz="0" w:space="0" w:color="auto"/>
              </w:divBdr>
              <w:divsChild>
                <w:div w:id="742069093">
                  <w:marLeft w:val="360"/>
                  <w:marRight w:val="96"/>
                  <w:marTop w:val="0"/>
                  <w:marBottom w:val="0"/>
                  <w:divBdr>
                    <w:top w:val="none" w:sz="0" w:space="0" w:color="auto"/>
                    <w:left w:val="none" w:sz="0" w:space="0" w:color="auto"/>
                    <w:bottom w:val="none" w:sz="0" w:space="0" w:color="auto"/>
                    <w:right w:val="none" w:sz="0" w:space="0" w:color="auto"/>
                  </w:divBdr>
                </w:div>
              </w:divsChild>
            </w:div>
            <w:div w:id="399180970">
              <w:marLeft w:val="0"/>
              <w:marRight w:val="0"/>
              <w:marTop w:val="0"/>
              <w:marBottom w:val="240"/>
              <w:divBdr>
                <w:top w:val="none" w:sz="0" w:space="0" w:color="auto"/>
                <w:left w:val="none" w:sz="0" w:space="0" w:color="auto"/>
                <w:bottom w:val="none" w:sz="0" w:space="0" w:color="auto"/>
                <w:right w:val="none" w:sz="0" w:space="0" w:color="auto"/>
              </w:divBdr>
              <w:divsChild>
                <w:div w:id="431164864">
                  <w:marLeft w:val="360"/>
                  <w:marRight w:val="96"/>
                  <w:marTop w:val="0"/>
                  <w:marBottom w:val="0"/>
                  <w:divBdr>
                    <w:top w:val="none" w:sz="0" w:space="0" w:color="auto"/>
                    <w:left w:val="none" w:sz="0" w:space="0" w:color="auto"/>
                    <w:bottom w:val="none" w:sz="0" w:space="0" w:color="auto"/>
                    <w:right w:val="none" w:sz="0" w:space="0" w:color="auto"/>
                  </w:divBdr>
                </w:div>
              </w:divsChild>
            </w:div>
            <w:div w:id="412314486">
              <w:marLeft w:val="0"/>
              <w:marRight w:val="0"/>
              <w:marTop w:val="0"/>
              <w:marBottom w:val="240"/>
              <w:divBdr>
                <w:top w:val="none" w:sz="0" w:space="0" w:color="auto"/>
                <w:left w:val="none" w:sz="0" w:space="0" w:color="auto"/>
                <w:bottom w:val="none" w:sz="0" w:space="0" w:color="auto"/>
                <w:right w:val="none" w:sz="0" w:space="0" w:color="auto"/>
              </w:divBdr>
              <w:divsChild>
                <w:div w:id="1388215662">
                  <w:marLeft w:val="360"/>
                  <w:marRight w:val="96"/>
                  <w:marTop w:val="0"/>
                  <w:marBottom w:val="0"/>
                  <w:divBdr>
                    <w:top w:val="none" w:sz="0" w:space="0" w:color="auto"/>
                    <w:left w:val="none" w:sz="0" w:space="0" w:color="auto"/>
                    <w:bottom w:val="none" w:sz="0" w:space="0" w:color="auto"/>
                    <w:right w:val="none" w:sz="0" w:space="0" w:color="auto"/>
                  </w:divBdr>
                </w:div>
              </w:divsChild>
            </w:div>
            <w:div w:id="433982988">
              <w:marLeft w:val="0"/>
              <w:marRight w:val="0"/>
              <w:marTop w:val="0"/>
              <w:marBottom w:val="240"/>
              <w:divBdr>
                <w:top w:val="none" w:sz="0" w:space="0" w:color="auto"/>
                <w:left w:val="none" w:sz="0" w:space="0" w:color="auto"/>
                <w:bottom w:val="none" w:sz="0" w:space="0" w:color="auto"/>
                <w:right w:val="none" w:sz="0" w:space="0" w:color="auto"/>
              </w:divBdr>
              <w:divsChild>
                <w:div w:id="558857345">
                  <w:marLeft w:val="360"/>
                  <w:marRight w:val="96"/>
                  <w:marTop w:val="0"/>
                  <w:marBottom w:val="0"/>
                  <w:divBdr>
                    <w:top w:val="none" w:sz="0" w:space="0" w:color="auto"/>
                    <w:left w:val="none" w:sz="0" w:space="0" w:color="auto"/>
                    <w:bottom w:val="none" w:sz="0" w:space="0" w:color="auto"/>
                    <w:right w:val="none" w:sz="0" w:space="0" w:color="auto"/>
                  </w:divBdr>
                </w:div>
              </w:divsChild>
            </w:div>
            <w:div w:id="461045838">
              <w:marLeft w:val="0"/>
              <w:marRight w:val="0"/>
              <w:marTop w:val="0"/>
              <w:marBottom w:val="240"/>
              <w:divBdr>
                <w:top w:val="none" w:sz="0" w:space="0" w:color="auto"/>
                <w:left w:val="none" w:sz="0" w:space="0" w:color="auto"/>
                <w:bottom w:val="none" w:sz="0" w:space="0" w:color="auto"/>
                <w:right w:val="none" w:sz="0" w:space="0" w:color="auto"/>
              </w:divBdr>
              <w:divsChild>
                <w:div w:id="1392582972">
                  <w:marLeft w:val="360"/>
                  <w:marRight w:val="96"/>
                  <w:marTop w:val="0"/>
                  <w:marBottom w:val="0"/>
                  <w:divBdr>
                    <w:top w:val="none" w:sz="0" w:space="0" w:color="auto"/>
                    <w:left w:val="none" w:sz="0" w:space="0" w:color="auto"/>
                    <w:bottom w:val="none" w:sz="0" w:space="0" w:color="auto"/>
                    <w:right w:val="none" w:sz="0" w:space="0" w:color="auto"/>
                  </w:divBdr>
                </w:div>
              </w:divsChild>
            </w:div>
            <w:div w:id="507721008">
              <w:marLeft w:val="0"/>
              <w:marRight w:val="0"/>
              <w:marTop w:val="0"/>
              <w:marBottom w:val="240"/>
              <w:divBdr>
                <w:top w:val="none" w:sz="0" w:space="0" w:color="auto"/>
                <w:left w:val="none" w:sz="0" w:space="0" w:color="auto"/>
                <w:bottom w:val="none" w:sz="0" w:space="0" w:color="auto"/>
                <w:right w:val="none" w:sz="0" w:space="0" w:color="auto"/>
              </w:divBdr>
              <w:divsChild>
                <w:div w:id="549652765">
                  <w:marLeft w:val="360"/>
                  <w:marRight w:val="96"/>
                  <w:marTop w:val="0"/>
                  <w:marBottom w:val="0"/>
                  <w:divBdr>
                    <w:top w:val="none" w:sz="0" w:space="0" w:color="auto"/>
                    <w:left w:val="none" w:sz="0" w:space="0" w:color="auto"/>
                    <w:bottom w:val="none" w:sz="0" w:space="0" w:color="auto"/>
                    <w:right w:val="none" w:sz="0" w:space="0" w:color="auto"/>
                  </w:divBdr>
                </w:div>
              </w:divsChild>
            </w:div>
            <w:div w:id="522741317">
              <w:marLeft w:val="0"/>
              <w:marRight w:val="0"/>
              <w:marTop w:val="0"/>
              <w:marBottom w:val="240"/>
              <w:divBdr>
                <w:top w:val="none" w:sz="0" w:space="0" w:color="auto"/>
                <w:left w:val="none" w:sz="0" w:space="0" w:color="auto"/>
                <w:bottom w:val="none" w:sz="0" w:space="0" w:color="auto"/>
                <w:right w:val="none" w:sz="0" w:space="0" w:color="auto"/>
              </w:divBdr>
              <w:divsChild>
                <w:div w:id="150105970">
                  <w:marLeft w:val="360"/>
                  <w:marRight w:val="96"/>
                  <w:marTop w:val="0"/>
                  <w:marBottom w:val="0"/>
                  <w:divBdr>
                    <w:top w:val="none" w:sz="0" w:space="0" w:color="auto"/>
                    <w:left w:val="none" w:sz="0" w:space="0" w:color="auto"/>
                    <w:bottom w:val="none" w:sz="0" w:space="0" w:color="auto"/>
                    <w:right w:val="none" w:sz="0" w:space="0" w:color="auto"/>
                  </w:divBdr>
                </w:div>
              </w:divsChild>
            </w:div>
            <w:div w:id="523634045">
              <w:marLeft w:val="0"/>
              <w:marRight w:val="0"/>
              <w:marTop w:val="0"/>
              <w:marBottom w:val="240"/>
              <w:divBdr>
                <w:top w:val="none" w:sz="0" w:space="0" w:color="auto"/>
                <w:left w:val="none" w:sz="0" w:space="0" w:color="auto"/>
                <w:bottom w:val="none" w:sz="0" w:space="0" w:color="auto"/>
                <w:right w:val="none" w:sz="0" w:space="0" w:color="auto"/>
              </w:divBdr>
              <w:divsChild>
                <w:div w:id="1266688587">
                  <w:marLeft w:val="360"/>
                  <w:marRight w:val="96"/>
                  <w:marTop w:val="0"/>
                  <w:marBottom w:val="0"/>
                  <w:divBdr>
                    <w:top w:val="none" w:sz="0" w:space="0" w:color="auto"/>
                    <w:left w:val="none" w:sz="0" w:space="0" w:color="auto"/>
                    <w:bottom w:val="none" w:sz="0" w:space="0" w:color="auto"/>
                    <w:right w:val="none" w:sz="0" w:space="0" w:color="auto"/>
                  </w:divBdr>
                </w:div>
              </w:divsChild>
            </w:div>
            <w:div w:id="533857349">
              <w:marLeft w:val="0"/>
              <w:marRight w:val="0"/>
              <w:marTop w:val="0"/>
              <w:marBottom w:val="240"/>
              <w:divBdr>
                <w:top w:val="none" w:sz="0" w:space="0" w:color="auto"/>
                <w:left w:val="none" w:sz="0" w:space="0" w:color="auto"/>
                <w:bottom w:val="none" w:sz="0" w:space="0" w:color="auto"/>
                <w:right w:val="none" w:sz="0" w:space="0" w:color="auto"/>
              </w:divBdr>
              <w:divsChild>
                <w:div w:id="655106011">
                  <w:marLeft w:val="360"/>
                  <w:marRight w:val="96"/>
                  <w:marTop w:val="0"/>
                  <w:marBottom w:val="0"/>
                  <w:divBdr>
                    <w:top w:val="none" w:sz="0" w:space="0" w:color="auto"/>
                    <w:left w:val="none" w:sz="0" w:space="0" w:color="auto"/>
                    <w:bottom w:val="none" w:sz="0" w:space="0" w:color="auto"/>
                    <w:right w:val="none" w:sz="0" w:space="0" w:color="auto"/>
                  </w:divBdr>
                </w:div>
              </w:divsChild>
            </w:div>
            <w:div w:id="547769062">
              <w:marLeft w:val="0"/>
              <w:marRight w:val="0"/>
              <w:marTop w:val="0"/>
              <w:marBottom w:val="240"/>
              <w:divBdr>
                <w:top w:val="none" w:sz="0" w:space="0" w:color="auto"/>
                <w:left w:val="none" w:sz="0" w:space="0" w:color="auto"/>
                <w:bottom w:val="none" w:sz="0" w:space="0" w:color="auto"/>
                <w:right w:val="none" w:sz="0" w:space="0" w:color="auto"/>
              </w:divBdr>
              <w:divsChild>
                <w:div w:id="1501577518">
                  <w:marLeft w:val="360"/>
                  <w:marRight w:val="96"/>
                  <w:marTop w:val="0"/>
                  <w:marBottom w:val="0"/>
                  <w:divBdr>
                    <w:top w:val="none" w:sz="0" w:space="0" w:color="auto"/>
                    <w:left w:val="none" w:sz="0" w:space="0" w:color="auto"/>
                    <w:bottom w:val="none" w:sz="0" w:space="0" w:color="auto"/>
                    <w:right w:val="none" w:sz="0" w:space="0" w:color="auto"/>
                  </w:divBdr>
                </w:div>
              </w:divsChild>
            </w:div>
            <w:div w:id="564528804">
              <w:marLeft w:val="0"/>
              <w:marRight w:val="0"/>
              <w:marTop w:val="0"/>
              <w:marBottom w:val="240"/>
              <w:divBdr>
                <w:top w:val="none" w:sz="0" w:space="0" w:color="auto"/>
                <w:left w:val="none" w:sz="0" w:space="0" w:color="auto"/>
                <w:bottom w:val="none" w:sz="0" w:space="0" w:color="auto"/>
                <w:right w:val="none" w:sz="0" w:space="0" w:color="auto"/>
              </w:divBdr>
              <w:divsChild>
                <w:div w:id="356778255">
                  <w:marLeft w:val="360"/>
                  <w:marRight w:val="96"/>
                  <w:marTop w:val="0"/>
                  <w:marBottom w:val="0"/>
                  <w:divBdr>
                    <w:top w:val="none" w:sz="0" w:space="0" w:color="auto"/>
                    <w:left w:val="none" w:sz="0" w:space="0" w:color="auto"/>
                    <w:bottom w:val="none" w:sz="0" w:space="0" w:color="auto"/>
                    <w:right w:val="none" w:sz="0" w:space="0" w:color="auto"/>
                  </w:divBdr>
                </w:div>
              </w:divsChild>
            </w:div>
            <w:div w:id="574122941">
              <w:marLeft w:val="0"/>
              <w:marRight w:val="0"/>
              <w:marTop w:val="0"/>
              <w:marBottom w:val="240"/>
              <w:divBdr>
                <w:top w:val="none" w:sz="0" w:space="0" w:color="auto"/>
                <w:left w:val="none" w:sz="0" w:space="0" w:color="auto"/>
                <w:bottom w:val="none" w:sz="0" w:space="0" w:color="auto"/>
                <w:right w:val="none" w:sz="0" w:space="0" w:color="auto"/>
              </w:divBdr>
              <w:divsChild>
                <w:div w:id="1527599134">
                  <w:marLeft w:val="360"/>
                  <w:marRight w:val="96"/>
                  <w:marTop w:val="0"/>
                  <w:marBottom w:val="0"/>
                  <w:divBdr>
                    <w:top w:val="none" w:sz="0" w:space="0" w:color="auto"/>
                    <w:left w:val="none" w:sz="0" w:space="0" w:color="auto"/>
                    <w:bottom w:val="none" w:sz="0" w:space="0" w:color="auto"/>
                    <w:right w:val="none" w:sz="0" w:space="0" w:color="auto"/>
                  </w:divBdr>
                </w:div>
              </w:divsChild>
            </w:div>
            <w:div w:id="589507826">
              <w:marLeft w:val="0"/>
              <w:marRight w:val="0"/>
              <w:marTop w:val="0"/>
              <w:marBottom w:val="240"/>
              <w:divBdr>
                <w:top w:val="none" w:sz="0" w:space="0" w:color="auto"/>
                <w:left w:val="none" w:sz="0" w:space="0" w:color="auto"/>
                <w:bottom w:val="none" w:sz="0" w:space="0" w:color="auto"/>
                <w:right w:val="none" w:sz="0" w:space="0" w:color="auto"/>
              </w:divBdr>
              <w:divsChild>
                <w:div w:id="492840770">
                  <w:marLeft w:val="360"/>
                  <w:marRight w:val="96"/>
                  <w:marTop w:val="0"/>
                  <w:marBottom w:val="0"/>
                  <w:divBdr>
                    <w:top w:val="none" w:sz="0" w:space="0" w:color="auto"/>
                    <w:left w:val="none" w:sz="0" w:space="0" w:color="auto"/>
                    <w:bottom w:val="none" w:sz="0" w:space="0" w:color="auto"/>
                    <w:right w:val="none" w:sz="0" w:space="0" w:color="auto"/>
                  </w:divBdr>
                </w:div>
              </w:divsChild>
            </w:div>
            <w:div w:id="605578594">
              <w:marLeft w:val="0"/>
              <w:marRight w:val="0"/>
              <w:marTop w:val="0"/>
              <w:marBottom w:val="240"/>
              <w:divBdr>
                <w:top w:val="none" w:sz="0" w:space="0" w:color="auto"/>
                <w:left w:val="none" w:sz="0" w:space="0" w:color="auto"/>
                <w:bottom w:val="none" w:sz="0" w:space="0" w:color="auto"/>
                <w:right w:val="none" w:sz="0" w:space="0" w:color="auto"/>
              </w:divBdr>
              <w:divsChild>
                <w:div w:id="1463766753">
                  <w:marLeft w:val="360"/>
                  <w:marRight w:val="96"/>
                  <w:marTop w:val="0"/>
                  <w:marBottom w:val="0"/>
                  <w:divBdr>
                    <w:top w:val="none" w:sz="0" w:space="0" w:color="auto"/>
                    <w:left w:val="none" w:sz="0" w:space="0" w:color="auto"/>
                    <w:bottom w:val="none" w:sz="0" w:space="0" w:color="auto"/>
                    <w:right w:val="none" w:sz="0" w:space="0" w:color="auto"/>
                  </w:divBdr>
                </w:div>
              </w:divsChild>
            </w:div>
            <w:div w:id="605618970">
              <w:marLeft w:val="0"/>
              <w:marRight w:val="0"/>
              <w:marTop w:val="0"/>
              <w:marBottom w:val="240"/>
              <w:divBdr>
                <w:top w:val="none" w:sz="0" w:space="0" w:color="auto"/>
                <w:left w:val="none" w:sz="0" w:space="0" w:color="auto"/>
                <w:bottom w:val="none" w:sz="0" w:space="0" w:color="auto"/>
                <w:right w:val="none" w:sz="0" w:space="0" w:color="auto"/>
              </w:divBdr>
              <w:divsChild>
                <w:div w:id="2111200283">
                  <w:marLeft w:val="360"/>
                  <w:marRight w:val="96"/>
                  <w:marTop w:val="0"/>
                  <w:marBottom w:val="0"/>
                  <w:divBdr>
                    <w:top w:val="none" w:sz="0" w:space="0" w:color="auto"/>
                    <w:left w:val="none" w:sz="0" w:space="0" w:color="auto"/>
                    <w:bottom w:val="none" w:sz="0" w:space="0" w:color="auto"/>
                    <w:right w:val="none" w:sz="0" w:space="0" w:color="auto"/>
                  </w:divBdr>
                </w:div>
              </w:divsChild>
            </w:div>
            <w:div w:id="624969284">
              <w:marLeft w:val="0"/>
              <w:marRight w:val="0"/>
              <w:marTop w:val="0"/>
              <w:marBottom w:val="240"/>
              <w:divBdr>
                <w:top w:val="none" w:sz="0" w:space="0" w:color="auto"/>
                <w:left w:val="none" w:sz="0" w:space="0" w:color="auto"/>
                <w:bottom w:val="none" w:sz="0" w:space="0" w:color="auto"/>
                <w:right w:val="none" w:sz="0" w:space="0" w:color="auto"/>
              </w:divBdr>
              <w:divsChild>
                <w:div w:id="1752582904">
                  <w:marLeft w:val="360"/>
                  <w:marRight w:val="96"/>
                  <w:marTop w:val="0"/>
                  <w:marBottom w:val="0"/>
                  <w:divBdr>
                    <w:top w:val="none" w:sz="0" w:space="0" w:color="auto"/>
                    <w:left w:val="none" w:sz="0" w:space="0" w:color="auto"/>
                    <w:bottom w:val="none" w:sz="0" w:space="0" w:color="auto"/>
                    <w:right w:val="none" w:sz="0" w:space="0" w:color="auto"/>
                  </w:divBdr>
                </w:div>
              </w:divsChild>
            </w:div>
            <w:div w:id="626811625">
              <w:marLeft w:val="0"/>
              <w:marRight w:val="0"/>
              <w:marTop w:val="0"/>
              <w:marBottom w:val="240"/>
              <w:divBdr>
                <w:top w:val="none" w:sz="0" w:space="0" w:color="auto"/>
                <w:left w:val="none" w:sz="0" w:space="0" w:color="auto"/>
                <w:bottom w:val="none" w:sz="0" w:space="0" w:color="auto"/>
                <w:right w:val="none" w:sz="0" w:space="0" w:color="auto"/>
              </w:divBdr>
              <w:divsChild>
                <w:div w:id="1480537096">
                  <w:marLeft w:val="360"/>
                  <w:marRight w:val="96"/>
                  <w:marTop w:val="0"/>
                  <w:marBottom w:val="0"/>
                  <w:divBdr>
                    <w:top w:val="none" w:sz="0" w:space="0" w:color="auto"/>
                    <w:left w:val="none" w:sz="0" w:space="0" w:color="auto"/>
                    <w:bottom w:val="none" w:sz="0" w:space="0" w:color="auto"/>
                    <w:right w:val="none" w:sz="0" w:space="0" w:color="auto"/>
                  </w:divBdr>
                </w:div>
              </w:divsChild>
            </w:div>
            <w:div w:id="628128928">
              <w:marLeft w:val="0"/>
              <w:marRight w:val="0"/>
              <w:marTop w:val="0"/>
              <w:marBottom w:val="240"/>
              <w:divBdr>
                <w:top w:val="none" w:sz="0" w:space="0" w:color="auto"/>
                <w:left w:val="none" w:sz="0" w:space="0" w:color="auto"/>
                <w:bottom w:val="none" w:sz="0" w:space="0" w:color="auto"/>
                <w:right w:val="none" w:sz="0" w:space="0" w:color="auto"/>
              </w:divBdr>
              <w:divsChild>
                <w:div w:id="942111003">
                  <w:marLeft w:val="360"/>
                  <w:marRight w:val="96"/>
                  <w:marTop w:val="0"/>
                  <w:marBottom w:val="0"/>
                  <w:divBdr>
                    <w:top w:val="none" w:sz="0" w:space="0" w:color="auto"/>
                    <w:left w:val="none" w:sz="0" w:space="0" w:color="auto"/>
                    <w:bottom w:val="none" w:sz="0" w:space="0" w:color="auto"/>
                    <w:right w:val="none" w:sz="0" w:space="0" w:color="auto"/>
                  </w:divBdr>
                </w:div>
              </w:divsChild>
            </w:div>
            <w:div w:id="651444407">
              <w:marLeft w:val="0"/>
              <w:marRight w:val="0"/>
              <w:marTop w:val="0"/>
              <w:marBottom w:val="240"/>
              <w:divBdr>
                <w:top w:val="none" w:sz="0" w:space="0" w:color="auto"/>
                <w:left w:val="none" w:sz="0" w:space="0" w:color="auto"/>
                <w:bottom w:val="none" w:sz="0" w:space="0" w:color="auto"/>
                <w:right w:val="none" w:sz="0" w:space="0" w:color="auto"/>
              </w:divBdr>
              <w:divsChild>
                <w:div w:id="1476678179">
                  <w:marLeft w:val="360"/>
                  <w:marRight w:val="96"/>
                  <w:marTop w:val="0"/>
                  <w:marBottom w:val="0"/>
                  <w:divBdr>
                    <w:top w:val="none" w:sz="0" w:space="0" w:color="auto"/>
                    <w:left w:val="none" w:sz="0" w:space="0" w:color="auto"/>
                    <w:bottom w:val="none" w:sz="0" w:space="0" w:color="auto"/>
                    <w:right w:val="none" w:sz="0" w:space="0" w:color="auto"/>
                  </w:divBdr>
                </w:div>
              </w:divsChild>
            </w:div>
            <w:div w:id="658847847">
              <w:marLeft w:val="0"/>
              <w:marRight w:val="0"/>
              <w:marTop w:val="0"/>
              <w:marBottom w:val="240"/>
              <w:divBdr>
                <w:top w:val="none" w:sz="0" w:space="0" w:color="auto"/>
                <w:left w:val="none" w:sz="0" w:space="0" w:color="auto"/>
                <w:bottom w:val="none" w:sz="0" w:space="0" w:color="auto"/>
                <w:right w:val="none" w:sz="0" w:space="0" w:color="auto"/>
              </w:divBdr>
              <w:divsChild>
                <w:div w:id="740889">
                  <w:marLeft w:val="360"/>
                  <w:marRight w:val="96"/>
                  <w:marTop w:val="0"/>
                  <w:marBottom w:val="0"/>
                  <w:divBdr>
                    <w:top w:val="none" w:sz="0" w:space="0" w:color="auto"/>
                    <w:left w:val="none" w:sz="0" w:space="0" w:color="auto"/>
                    <w:bottom w:val="none" w:sz="0" w:space="0" w:color="auto"/>
                    <w:right w:val="none" w:sz="0" w:space="0" w:color="auto"/>
                  </w:divBdr>
                </w:div>
              </w:divsChild>
            </w:div>
            <w:div w:id="686172587">
              <w:marLeft w:val="0"/>
              <w:marRight w:val="0"/>
              <w:marTop w:val="0"/>
              <w:marBottom w:val="240"/>
              <w:divBdr>
                <w:top w:val="none" w:sz="0" w:space="0" w:color="auto"/>
                <w:left w:val="none" w:sz="0" w:space="0" w:color="auto"/>
                <w:bottom w:val="none" w:sz="0" w:space="0" w:color="auto"/>
                <w:right w:val="none" w:sz="0" w:space="0" w:color="auto"/>
              </w:divBdr>
              <w:divsChild>
                <w:div w:id="1526595608">
                  <w:marLeft w:val="360"/>
                  <w:marRight w:val="96"/>
                  <w:marTop w:val="0"/>
                  <w:marBottom w:val="0"/>
                  <w:divBdr>
                    <w:top w:val="none" w:sz="0" w:space="0" w:color="auto"/>
                    <w:left w:val="none" w:sz="0" w:space="0" w:color="auto"/>
                    <w:bottom w:val="none" w:sz="0" w:space="0" w:color="auto"/>
                    <w:right w:val="none" w:sz="0" w:space="0" w:color="auto"/>
                  </w:divBdr>
                </w:div>
              </w:divsChild>
            </w:div>
            <w:div w:id="731319568">
              <w:marLeft w:val="0"/>
              <w:marRight w:val="0"/>
              <w:marTop w:val="0"/>
              <w:marBottom w:val="240"/>
              <w:divBdr>
                <w:top w:val="none" w:sz="0" w:space="0" w:color="auto"/>
                <w:left w:val="none" w:sz="0" w:space="0" w:color="auto"/>
                <w:bottom w:val="none" w:sz="0" w:space="0" w:color="auto"/>
                <w:right w:val="none" w:sz="0" w:space="0" w:color="auto"/>
              </w:divBdr>
              <w:divsChild>
                <w:div w:id="119306256">
                  <w:marLeft w:val="360"/>
                  <w:marRight w:val="96"/>
                  <w:marTop w:val="0"/>
                  <w:marBottom w:val="0"/>
                  <w:divBdr>
                    <w:top w:val="none" w:sz="0" w:space="0" w:color="auto"/>
                    <w:left w:val="none" w:sz="0" w:space="0" w:color="auto"/>
                    <w:bottom w:val="none" w:sz="0" w:space="0" w:color="auto"/>
                    <w:right w:val="none" w:sz="0" w:space="0" w:color="auto"/>
                  </w:divBdr>
                </w:div>
              </w:divsChild>
            </w:div>
            <w:div w:id="733546470">
              <w:marLeft w:val="0"/>
              <w:marRight w:val="0"/>
              <w:marTop w:val="0"/>
              <w:marBottom w:val="240"/>
              <w:divBdr>
                <w:top w:val="none" w:sz="0" w:space="0" w:color="auto"/>
                <w:left w:val="none" w:sz="0" w:space="0" w:color="auto"/>
                <w:bottom w:val="none" w:sz="0" w:space="0" w:color="auto"/>
                <w:right w:val="none" w:sz="0" w:space="0" w:color="auto"/>
              </w:divBdr>
              <w:divsChild>
                <w:div w:id="9915338">
                  <w:marLeft w:val="360"/>
                  <w:marRight w:val="96"/>
                  <w:marTop w:val="0"/>
                  <w:marBottom w:val="0"/>
                  <w:divBdr>
                    <w:top w:val="none" w:sz="0" w:space="0" w:color="auto"/>
                    <w:left w:val="none" w:sz="0" w:space="0" w:color="auto"/>
                    <w:bottom w:val="none" w:sz="0" w:space="0" w:color="auto"/>
                    <w:right w:val="none" w:sz="0" w:space="0" w:color="auto"/>
                  </w:divBdr>
                </w:div>
              </w:divsChild>
            </w:div>
            <w:div w:id="736518817">
              <w:marLeft w:val="0"/>
              <w:marRight w:val="0"/>
              <w:marTop w:val="0"/>
              <w:marBottom w:val="240"/>
              <w:divBdr>
                <w:top w:val="none" w:sz="0" w:space="0" w:color="auto"/>
                <w:left w:val="none" w:sz="0" w:space="0" w:color="auto"/>
                <w:bottom w:val="none" w:sz="0" w:space="0" w:color="auto"/>
                <w:right w:val="none" w:sz="0" w:space="0" w:color="auto"/>
              </w:divBdr>
              <w:divsChild>
                <w:div w:id="827982272">
                  <w:marLeft w:val="360"/>
                  <w:marRight w:val="96"/>
                  <w:marTop w:val="0"/>
                  <w:marBottom w:val="0"/>
                  <w:divBdr>
                    <w:top w:val="none" w:sz="0" w:space="0" w:color="auto"/>
                    <w:left w:val="none" w:sz="0" w:space="0" w:color="auto"/>
                    <w:bottom w:val="none" w:sz="0" w:space="0" w:color="auto"/>
                    <w:right w:val="none" w:sz="0" w:space="0" w:color="auto"/>
                  </w:divBdr>
                </w:div>
              </w:divsChild>
            </w:div>
            <w:div w:id="832372781">
              <w:marLeft w:val="0"/>
              <w:marRight w:val="0"/>
              <w:marTop w:val="0"/>
              <w:marBottom w:val="240"/>
              <w:divBdr>
                <w:top w:val="none" w:sz="0" w:space="0" w:color="auto"/>
                <w:left w:val="none" w:sz="0" w:space="0" w:color="auto"/>
                <w:bottom w:val="none" w:sz="0" w:space="0" w:color="auto"/>
                <w:right w:val="none" w:sz="0" w:space="0" w:color="auto"/>
              </w:divBdr>
              <w:divsChild>
                <w:div w:id="1938439387">
                  <w:marLeft w:val="360"/>
                  <w:marRight w:val="96"/>
                  <w:marTop w:val="0"/>
                  <w:marBottom w:val="0"/>
                  <w:divBdr>
                    <w:top w:val="none" w:sz="0" w:space="0" w:color="auto"/>
                    <w:left w:val="none" w:sz="0" w:space="0" w:color="auto"/>
                    <w:bottom w:val="none" w:sz="0" w:space="0" w:color="auto"/>
                    <w:right w:val="none" w:sz="0" w:space="0" w:color="auto"/>
                  </w:divBdr>
                </w:div>
              </w:divsChild>
            </w:div>
            <w:div w:id="847797095">
              <w:marLeft w:val="0"/>
              <w:marRight w:val="0"/>
              <w:marTop w:val="0"/>
              <w:marBottom w:val="240"/>
              <w:divBdr>
                <w:top w:val="none" w:sz="0" w:space="0" w:color="auto"/>
                <w:left w:val="none" w:sz="0" w:space="0" w:color="auto"/>
                <w:bottom w:val="none" w:sz="0" w:space="0" w:color="auto"/>
                <w:right w:val="none" w:sz="0" w:space="0" w:color="auto"/>
              </w:divBdr>
              <w:divsChild>
                <w:div w:id="462620400">
                  <w:marLeft w:val="360"/>
                  <w:marRight w:val="96"/>
                  <w:marTop w:val="0"/>
                  <w:marBottom w:val="0"/>
                  <w:divBdr>
                    <w:top w:val="none" w:sz="0" w:space="0" w:color="auto"/>
                    <w:left w:val="none" w:sz="0" w:space="0" w:color="auto"/>
                    <w:bottom w:val="none" w:sz="0" w:space="0" w:color="auto"/>
                    <w:right w:val="none" w:sz="0" w:space="0" w:color="auto"/>
                  </w:divBdr>
                </w:div>
              </w:divsChild>
            </w:div>
            <w:div w:id="886185292">
              <w:marLeft w:val="0"/>
              <w:marRight w:val="0"/>
              <w:marTop w:val="0"/>
              <w:marBottom w:val="240"/>
              <w:divBdr>
                <w:top w:val="none" w:sz="0" w:space="0" w:color="auto"/>
                <w:left w:val="none" w:sz="0" w:space="0" w:color="auto"/>
                <w:bottom w:val="none" w:sz="0" w:space="0" w:color="auto"/>
                <w:right w:val="none" w:sz="0" w:space="0" w:color="auto"/>
              </w:divBdr>
              <w:divsChild>
                <w:div w:id="750472152">
                  <w:marLeft w:val="360"/>
                  <w:marRight w:val="96"/>
                  <w:marTop w:val="0"/>
                  <w:marBottom w:val="0"/>
                  <w:divBdr>
                    <w:top w:val="none" w:sz="0" w:space="0" w:color="auto"/>
                    <w:left w:val="none" w:sz="0" w:space="0" w:color="auto"/>
                    <w:bottom w:val="none" w:sz="0" w:space="0" w:color="auto"/>
                    <w:right w:val="none" w:sz="0" w:space="0" w:color="auto"/>
                  </w:divBdr>
                </w:div>
              </w:divsChild>
            </w:div>
            <w:div w:id="936670699">
              <w:marLeft w:val="0"/>
              <w:marRight w:val="0"/>
              <w:marTop w:val="0"/>
              <w:marBottom w:val="240"/>
              <w:divBdr>
                <w:top w:val="none" w:sz="0" w:space="0" w:color="auto"/>
                <w:left w:val="none" w:sz="0" w:space="0" w:color="auto"/>
                <w:bottom w:val="none" w:sz="0" w:space="0" w:color="auto"/>
                <w:right w:val="none" w:sz="0" w:space="0" w:color="auto"/>
              </w:divBdr>
              <w:divsChild>
                <w:div w:id="1276058687">
                  <w:marLeft w:val="360"/>
                  <w:marRight w:val="96"/>
                  <w:marTop w:val="0"/>
                  <w:marBottom w:val="0"/>
                  <w:divBdr>
                    <w:top w:val="none" w:sz="0" w:space="0" w:color="auto"/>
                    <w:left w:val="none" w:sz="0" w:space="0" w:color="auto"/>
                    <w:bottom w:val="none" w:sz="0" w:space="0" w:color="auto"/>
                    <w:right w:val="none" w:sz="0" w:space="0" w:color="auto"/>
                  </w:divBdr>
                </w:div>
              </w:divsChild>
            </w:div>
            <w:div w:id="943800947">
              <w:marLeft w:val="0"/>
              <w:marRight w:val="0"/>
              <w:marTop w:val="0"/>
              <w:marBottom w:val="240"/>
              <w:divBdr>
                <w:top w:val="none" w:sz="0" w:space="0" w:color="auto"/>
                <w:left w:val="none" w:sz="0" w:space="0" w:color="auto"/>
                <w:bottom w:val="none" w:sz="0" w:space="0" w:color="auto"/>
                <w:right w:val="none" w:sz="0" w:space="0" w:color="auto"/>
              </w:divBdr>
              <w:divsChild>
                <w:div w:id="920718218">
                  <w:marLeft w:val="360"/>
                  <w:marRight w:val="96"/>
                  <w:marTop w:val="0"/>
                  <w:marBottom w:val="0"/>
                  <w:divBdr>
                    <w:top w:val="none" w:sz="0" w:space="0" w:color="auto"/>
                    <w:left w:val="none" w:sz="0" w:space="0" w:color="auto"/>
                    <w:bottom w:val="none" w:sz="0" w:space="0" w:color="auto"/>
                    <w:right w:val="none" w:sz="0" w:space="0" w:color="auto"/>
                  </w:divBdr>
                </w:div>
              </w:divsChild>
            </w:div>
            <w:div w:id="994719273">
              <w:marLeft w:val="0"/>
              <w:marRight w:val="0"/>
              <w:marTop w:val="0"/>
              <w:marBottom w:val="240"/>
              <w:divBdr>
                <w:top w:val="none" w:sz="0" w:space="0" w:color="auto"/>
                <w:left w:val="none" w:sz="0" w:space="0" w:color="auto"/>
                <w:bottom w:val="none" w:sz="0" w:space="0" w:color="auto"/>
                <w:right w:val="none" w:sz="0" w:space="0" w:color="auto"/>
              </w:divBdr>
              <w:divsChild>
                <w:div w:id="524750403">
                  <w:marLeft w:val="360"/>
                  <w:marRight w:val="96"/>
                  <w:marTop w:val="0"/>
                  <w:marBottom w:val="0"/>
                  <w:divBdr>
                    <w:top w:val="none" w:sz="0" w:space="0" w:color="auto"/>
                    <w:left w:val="none" w:sz="0" w:space="0" w:color="auto"/>
                    <w:bottom w:val="none" w:sz="0" w:space="0" w:color="auto"/>
                    <w:right w:val="none" w:sz="0" w:space="0" w:color="auto"/>
                  </w:divBdr>
                </w:div>
              </w:divsChild>
            </w:div>
            <w:div w:id="1011881936">
              <w:marLeft w:val="0"/>
              <w:marRight w:val="0"/>
              <w:marTop w:val="0"/>
              <w:marBottom w:val="240"/>
              <w:divBdr>
                <w:top w:val="none" w:sz="0" w:space="0" w:color="auto"/>
                <w:left w:val="none" w:sz="0" w:space="0" w:color="auto"/>
                <w:bottom w:val="none" w:sz="0" w:space="0" w:color="auto"/>
                <w:right w:val="none" w:sz="0" w:space="0" w:color="auto"/>
              </w:divBdr>
              <w:divsChild>
                <w:div w:id="848830731">
                  <w:marLeft w:val="360"/>
                  <w:marRight w:val="96"/>
                  <w:marTop w:val="0"/>
                  <w:marBottom w:val="0"/>
                  <w:divBdr>
                    <w:top w:val="none" w:sz="0" w:space="0" w:color="auto"/>
                    <w:left w:val="none" w:sz="0" w:space="0" w:color="auto"/>
                    <w:bottom w:val="none" w:sz="0" w:space="0" w:color="auto"/>
                    <w:right w:val="none" w:sz="0" w:space="0" w:color="auto"/>
                  </w:divBdr>
                </w:div>
              </w:divsChild>
            </w:div>
            <w:div w:id="1032458257">
              <w:marLeft w:val="0"/>
              <w:marRight w:val="0"/>
              <w:marTop w:val="0"/>
              <w:marBottom w:val="240"/>
              <w:divBdr>
                <w:top w:val="none" w:sz="0" w:space="0" w:color="auto"/>
                <w:left w:val="none" w:sz="0" w:space="0" w:color="auto"/>
                <w:bottom w:val="none" w:sz="0" w:space="0" w:color="auto"/>
                <w:right w:val="none" w:sz="0" w:space="0" w:color="auto"/>
              </w:divBdr>
              <w:divsChild>
                <w:div w:id="1773741280">
                  <w:marLeft w:val="360"/>
                  <w:marRight w:val="96"/>
                  <w:marTop w:val="0"/>
                  <w:marBottom w:val="0"/>
                  <w:divBdr>
                    <w:top w:val="none" w:sz="0" w:space="0" w:color="auto"/>
                    <w:left w:val="none" w:sz="0" w:space="0" w:color="auto"/>
                    <w:bottom w:val="none" w:sz="0" w:space="0" w:color="auto"/>
                    <w:right w:val="none" w:sz="0" w:space="0" w:color="auto"/>
                  </w:divBdr>
                </w:div>
              </w:divsChild>
            </w:div>
            <w:div w:id="1040665970">
              <w:marLeft w:val="0"/>
              <w:marRight w:val="0"/>
              <w:marTop w:val="0"/>
              <w:marBottom w:val="240"/>
              <w:divBdr>
                <w:top w:val="none" w:sz="0" w:space="0" w:color="auto"/>
                <w:left w:val="none" w:sz="0" w:space="0" w:color="auto"/>
                <w:bottom w:val="none" w:sz="0" w:space="0" w:color="auto"/>
                <w:right w:val="none" w:sz="0" w:space="0" w:color="auto"/>
              </w:divBdr>
              <w:divsChild>
                <w:div w:id="405496076">
                  <w:marLeft w:val="360"/>
                  <w:marRight w:val="96"/>
                  <w:marTop w:val="0"/>
                  <w:marBottom w:val="0"/>
                  <w:divBdr>
                    <w:top w:val="none" w:sz="0" w:space="0" w:color="auto"/>
                    <w:left w:val="none" w:sz="0" w:space="0" w:color="auto"/>
                    <w:bottom w:val="none" w:sz="0" w:space="0" w:color="auto"/>
                    <w:right w:val="none" w:sz="0" w:space="0" w:color="auto"/>
                  </w:divBdr>
                </w:div>
              </w:divsChild>
            </w:div>
            <w:div w:id="1069883635">
              <w:marLeft w:val="0"/>
              <w:marRight w:val="0"/>
              <w:marTop w:val="0"/>
              <w:marBottom w:val="240"/>
              <w:divBdr>
                <w:top w:val="none" w:sz="0" w:space="0" w:color="auto"/>
                <w:left w:val="none" w:sz="0" w:space="0" w:color="auto"/>
                <w:bottom w:val="none" w:sz="0" w:space="0" w:color="auto"/>
                <w:right w:val="none" w:sz="0" w:space="0" w:color="auto"/>
              </w:divBdr>
              <w:divsChild>
                <w:div w:id="1323581079">
                  <w:marLeft w:val="360"/>
                  <w:marRight w:val="96"/>
                  <w:marTop w:val="0"/>
                  <w:marBottom w:val="0"/>
                  <w:divBdr>
                    <w:top w:val="none" w:sz="0" w:space="0" w:color="auto"/>
                    <w:left w:val="none" w:sz="0" w:space="0" w:color="auto"/>
                    <w:bottom w:val="none" w:sz="0" w:space="0" w:color="auto"/>
                    <w:right w:val="none" w:sz="0" w:space="0" w:color="auto"/>
                  </w:divBdr>
                </w:div>
              </w:divsChild>
            </w:div>
            <w:div w:id="1097285922">
              <w:marLeft w:val="0"/>
              <w:marRight w:val="0"/>
              <w:marTop w:val="0"/>
              <w:marBottom w:val="240"/>
              <w:divBdr>
                <w:top w:val="none" w:sz="0" w:space="0" w:color="auto"/>
                <w:left w:val="none" w:sz="0" w:space="0" w:color="auto"/>
                <w:bottom w:val="none" w:sz="0" w:space="0" w:color="auto"/>
                <w:right w:val="none" w:sz="0" w:space="0" w:color="auto"/>
              </w:divBdr>
              <w:divsChild>
                <w:div w:id="1597179055">
                  <w:marLeft w:val="360"/>
                  <w:marRight w:val="96"/>
                  <w:marTop w:val="0"/>
                  <w:marBottom w:val="0"/>
                  <w:divBdr>
                    <w:top w:val="none" w:sz="0" w:space="0" w:color="auto"/>
                    <w:left w:val="none" w:sz="0" w:space="0" w:color="auto"/>
                    <w:bottom w:val="none" w:sz="0" w:space="0" w:color="auto"/>
                    <w:right w:val="none" w:sz="0" w:space="0" w:color="auto"/>
                  </w:divBdr>
                </w:div>
              </w:divsChild>
            </w:div>
            <w:div w:id="1155417852">
              <w:marLeft w:val="0"/>
              <w:marRight w:val="0"/>
              <w:marTop w:val="0"/>
              <w:marBottom w:val="240"/>
              <w:divBdr>
                <w:top w:val="none" w:sz="0" w:space="0" w:color="auto"/>
                <w:left w:val="none" w:sz="0" w:space="0" w:color="auto"/>
                <w:bottom w:val="none" w:sz="0" w:space="0" w:color="auto"/>
                <w:right w:val="none" w:sz="0" w:space="0" w:color="auto"/>
              </w:divBdr>
              <w:divsChild>
                <w:div w:id="167866518">
                  <w:marLeft w:val="360"/>
                  <w:marRight w:val="96"/>
                  <w:marTop w:val="0"/>
                  <w:marBottom w:val="0"/>
                  <w:divBdr>
                    <w:top w:val="none" w:sz="0" w:space="0" w:color="auto"/>
                    <w:left w:val="none" w:sz="0" w:space="0" w:color="auto"/>
                    <w:bottom w:val="none" w:sz="0" w:space="0" w:color="auto"/>
                    <w:right w:val="none" w:sz="0" w:space="0" w:color="auto"/>
                  </w:divBdr>
                </w:div>
              </w:divsChild>
            </w:div>
            <w:div w:id="1176190549">
              <w:marLeft w:val="0"/>
              <w:marRight w:val="0"/>
              <w:marTop w:val="0"/>
              <w:marBottom w:val="240"/>
              <w:divBdr>
                <w:top w:val="none" w:sz="0" w:space="0" w:color="auto"/>
                <w:left w:val="none" w:sz="0" w:space="0" w:color="auto"/>
                <w:bottom w:val="none" w:sz="0" w:space="0" w:color="auto"/>
                <w:right w:val="none" w:sz="0" w:space="0" w:color="auto"/>
              </w:divBdr>
              <w:divsChild>
                <w:div w:id="989554614">
                  <w:marLeft w:val="360"/>
                  <w:marRight w:val="96"/>
                  <w:marTop w:val="0"/>
                  <w:marBottom w:val="0"/>
                  <w:divBdr>
                    <w:top w:val="none" w:sz="0" w:space="0" w:color="auto"/>
                    <w:left w:val="none" w:sz="0" w:space="0" w:color="auto"/>
                    <w:bottom w:val="none" w:sz="0" w:space="0" w:color="auto"/>
                    <w:right w:val="none" w:sz="0" w:space="0" w:color="auto"/>
                  </w:divBdr>
                </w:div>
              </w:divsChild>
            </w:div>
            <w:div w:id="1205026927">
              <w:marLeft w:val="0"/>
              <w:marRight w:val="0"/>
              <w:marTop w:val="0"/>
              <w:marBottom w:val="240"/>
              <w:divBdr>
                <w:top w:val="none" w:sz="0" w:space="0" w:color="auto"/>
                <w:left w:val="none" w:sz="0" w:space="0" w:color="auto"/>
                <w:bottom w:val="none" w:sz="0" w:space="0" w:color="auto"/>
                <w:right w:val="none" w:sz="0" w:space="0" w:color="auto"/>
              </w:divBdr>
              <w:divsChild>
                <w:div w:id="1549293419">
                  <w:marLeft w:val="360"/>
                  <w:marRight w:val="96"/>
                  <w:marTop w:val="0"/>
                  <w:marBottom w:val="0"/>
                  <w:divBdr>
                    <w:top w:val="none" w:sz="0" w:space="0" w:color="auto"/>
                    <w:left w:val="none" w:sz="0" w:space="0" w:color="auto"/>
                    <w:bottom w:val="none" w:sz="0" w:space="0" w:color="auto"/>
                    <w:right w:val="none" w:sz="0" w:space="0" w:color="auto"/>
                  </w:divBdr>
                </w:div>
              </w:divsChild>
            </w:div>
            <w:div w:id="1216893954">
              <w:marLeft w:val="0"/>
              <w:marRight w:val="0"/>
              <w:marTop w:val="0"/>
              <w:marBottom w:val="240"/>
              <w:divBdr>
                <w:top w:val="none" w:sz="0" w:space="0" w:color="auto"/>
                <w:left w:val="none" w:sz="0" w:space="0" w:color="auto"/>
                <w:bottom w:val="none" w:sz="0" w:space="0" w:color="auto"/>
                <w:right w:val="none" w:sz="0" w:space="0" w:color="auto"/>
              </w:divBdr>
              <w:divsChild>
                <w:div w:id="1667173569">
                  <w:marLeft w:val="360"/>
                  <w:marRight w:val="96"/>
                  <w:marTop w:val="0"/>
                  <w:marBottom w:val="0"/>
                  <w:divBdr>
                    <w:top w:val="none" w:sz="0" w:space="0" w:color="auto"/>
                    <w:left w:val="none" w:sz="0" w:space="0" w:color="auto"/>
                    <w:bottom w:val="none" w:sz="0" w:space="0" w:color="auto"/>
                    <w:right w:val="none" w:sz="0" w:space="0" w:color="auto"/>
                  </w:divBdr>
                </w:div>
              </w:divsChild>
            </w:div>
            <w:div w:id="1248808495">
              <w:marLeft w:val="0"/>
              <w:marRight w:val="0"/>
              <w:marTop w:val="0"/>
              <w:marBottom w:val="0"/>
              <w:divBdr>
                <w:top w:val="none" w:sz="0" w:space="0" w:color="auto"/>
                <w:left w:val="none" w:sz="0" w:space="0" w:color="auto"/>
                <w:bottom w:val="none" w:sz="0" w:space="0" w:color="auto"/>
                <w:right w:val="none" w:sz="0" w:space="0" w:color="auto"/>
              </w:divBdr>
              <w:divsChild>
                <w:div w:id="1847595625">
                  <w:marLeft w:val="360"/>
                  <w:marRight w:val="96"/>
                  <w:marTop w:val="0"/>
                  <w:marBottom w:val="0"/>
                  <w:divBdr>
                    <w:top w:val="none" w:sz="0" w:space="0" w:color="auto"/>
                    <w:left w:val="none" w:sz="0" w:space="0" w:color="auto"/>
                    <w:bottom w:val="none" w:sz="0" w:space="0" w:color="auto"/>
                    <w:right w:val="none" w:sz="0" w:space="0" w:color="auto"/>
                  </w:divBdr>
                  <w:divsChild>
                    <w:div w:id="1650790215">
                      <w:marLeft w:val="0"/>
                      <w:marRight w:val="0"/>
                      <w:marTop w:val="0"/>
                      <w:marBottom w:val="0"/>
                      <w:divBdr>
                        <w:top w:val="none" w:sz="0" w:space="0" w:color="auto"/>
                        <w:left w:val="none" w:sz="0" w:space="0" w:color="auto"/>
                        <w:bottom w:val="none" w:sz="0" w:space="0" w:color="auto"/>
                        <w:right w:val="none" w:sz="0" w:space="0" w:color="auto"/>
                      </w:divBdr>
                    </w:div>
                    <w:div w:id="2031249283">
                      <w:marLeft w:val="0"/>
                      <w:marRight w:val="0"/>
                      <w:marTop w:val="0"/>
                      <w:marBottom w:val="0"/>
                      <w:divBdr>
                        <w:top w:val="none" w:sz="0" w:space="0" w:color="auto"/>
                        <w:left w:val="none" w:sz="0" w:space="0" w:color="auto"/>
                        <w:bottom w:val="none" w:sz="0" w:space="0" w:color="auto"/>
                        <w:right w:val="none" w:sz="0" w:space="0" w:color="auto"/>
                      </w:divBdr>
                      <w:divsChild>
                        <w:div w:id="1541629432">
                          <w:marLeft w:val="0"/>
                          <w:marRight w:val="0"/>
                          <w:marTop w:val="0"/>
                          <w:marBottom w:val="0"/>
                          <w:divBdr>
                            <w:top w:val="none" w:sz="0" w:space="0" w:color="auto"/>
                            <w:left w:val="none" w:sz="0" w:space="0" w:color="auto"/>
                            <w:bottom w:val="none" w:sz="0" w:space="0" w:color="auto"/>
                            <w:right w:val="none" w:sz="0" w:space="0" w:color="auto"/>
                          </w:divBdr>
                          <w:divsChild>
                            <w:div w:id="1844005999">
                              <w:marLeft w:val="0"/>
                              <w:marRight w:val="0"/>
                              <w:marTop w:val="0"/>
                              <w:marBottom w:val="0"/>
                              <w:divBdr>
                                <w:top w:val="none" w:sz="0" w:space="0" w:color="auto"/>
                                <w:left w:val="none" w:sz="0" w:space="0" w:color="auto"/>
                                <w:bottom w:val="none" w:sz="0" w:space="0" w:color="auto"/>
                                <w:right w:val="none" w:sz="0" w:space="0" w:color="auto"/>
                              </w:divBdr>
                              <w:divsChild>
                                <w:div w:id="251935025">
                                  <w:marLeft w:val="0"/>
                                  <w:marRight w:val="0"/>
                                  <w:marTop w:val="0"/>
                                  <w:marBottom w:val="240"/>
                                  <w:divBdr>
                                    <w:top w:val="none" w:sz="0" w:space="0" w:color="auto"/>
                                    <w:left w:val="none" w:sz="0" w:space="0" w:color="auto"/>
                                    <w:bottom w:val="none" w:sz="0" w:space="0" w:color="auto"/>
                                    <w:right w:val="none" w:sz="0" w:space="0" w:color="auto"/>
                                  </w:divBdr>
                                  <w:divsChild>
                                    <w:div w:id="218396774">
                                      <w:marLeft w:val="360"/>
                                      <w:marRight w:val="96"/>
                                      <w:marTop w:val="0"/>
                                      <w:marBottom w:val="0"/>
                                      <w:divBdr>
                                        <w:top w:val="none" w:sz="0" w:space="0" w:color="auto"/>
                                        <w:left w:val="none" w:sz="0" w:space="0" w:color="auto"/>
                                        <w:bottom w:val="none" w:sz="0" w:space="0" w:color="auto"/>
                                        <w:right w:val="none" w:sz="0" w:space="0" w:color="auto"/>
                                      </w:divBdr>
                                    </w:div>
                                  </w:divsChild>
                                </w:div>
                                <w:div w:id="1335835968">
                                  <w:marLeft w:val="0"/>
                                  <w:marRight w:val="0"/>
                                  <w:marTop w:val="0"/>
                                  <w:marBottom w:val="240"/>
                                  <w:divBdr>
                                    <w:top w:val="none" w:sz="0" w:space="0" w:color="auto"/>
                                    <w:left w:val="none" w:sz="0" w:space="0" w:color="auto"/>
                                    <w:bottom w:val="none" w:sz="0" w:space="0" w:color="auto"/>
                                    <w:right w:val="none" w:sz="0" w:space="0" w:color="auto"/>
                                  </w:divBdr>
                                  <w:divsChild>
                                    <w:div w:id="925188810">
                                      <w:marLeft w:val="360"/>
                                      <w:marRight w:val="96"/>
                                      <w:marTop w:val="0"/>
                                      <w:marBottom w:val="0"/>
                                      <w:divBdr>
                                        <w:top w:val="none" w:sz="0" w:space="0" w:color="auto"/>
                                        <w:left w:val="none" w:sz="0" w:space="0" w:color="auto"/>
                                        <w:bottom w:val="none" w:sz="0" w:space="0" w:color="auto"/>
                                        <w:right w:val="none" w:sz="0" w:space="0" w:color="auto"/>
                                      </w:divBdr>
                                    </w:div>
                                  </w:divsChild>
                                </w:div>
                                <w:div w:id="950865556">
                                  <w:marLeft w:val="0"/>
                                  <w:marRight w:val="0"/>
                                  <w:marTop w:val="0"/>
                                  <w:marBottom w:val="240"/>
                                  <w:divBdr>
                                    <w:top w:val="none" w:sz="0" w:space="0" w:color="auto"/>
                                    <w:left w:val="none" w:sz="0" w:space="0" w:color="auto"/>
                                    <w:bottom w:val="none" w:sz="0" w:space="0" w:color="auto"/>
                                    <w:right w:val="none" w:sz="0" w:space="0" w:color="auto"/>
                                  </w:divBdr>
                                  <w:divsChild>
                                    <w:div w:id="1247611132">
                                      <w:marLeft w:val="360"/>
                                      <w:marRight w:val="96"/>
                                      <w:marTop w:val="0"/>
                                      <w:marBottom w:val="0"/>
                                      <w:divBdr>
                                        <w:top w:val="none" w:sz="0" w:space="0" w:color="auto"/>
                                        <w:left w:val="none" w:sz="0" w:space="0" w:color="auto"/>
                                        <w:bottom w:val="none" w:sz="0" w:space="0" w:color="auto"/>
                                        <w:right w:val="none" w:sz="0" w:space="0" w:color="auto"/>
                                      </w:divBdr>
                                    </w:div>
                                  </w:divsChild>
                                </w:div>
                                <w:div w:id="1102459250">
                                  <w:marLeft w:val="0"/>
                                  <w:marRight w:val="0"/>
                                  <w:marTop w:val="0"/>
                                  <w:marBottom w:val="240"/>
                                  <w:divBdr>
                                    <w:top w:val="none" w:sz="0" w:space="0" w:color="auto"/>
                                    <w:left w:val="none" w:sz="0" w:space="0" w:color="auto"/>
                                    <w:bottom w:val="none" w:sz="0" w:space="0" w:color="auto"/>
                                    <w:right w:val="none" w:sz="0" w:space="0" w:color="auto"/>
                                  </w:divBdr>
                                  <w:divsChild>
                                    <w:div w:id="1645426453">
                                      <w:marLeft w:val="360"/>
                                      <w:marRight w:val="96"/>
                                      <w:marTop w:val="0"/>
                                      <w:marBottom w:val="0"/>
                                      <w:divBdr>
                                        <w:top w:val="none" w:sz="0" w:space="0" w:color="auto"/>
                                        <w:left w:val="none" w:sz="0" w:space="0" w:color="auto"/>
                                        <w:bottom w:val="none" w:sz="0" w:space="0" w:color="auto"/>
                                        <w:right w:val="none" w:sz="0" w:space="0" w:color="auto"/>
                                      </w:divBdr>
                                    </w:div>
                                  </w:divsChild>
                                </w:div>
                                <w:div w:id="1957369721">
                                  <w:marLeft w:val="0"/>
                                  <w:marRight w:val="0"/>
                                  <w:marTop w:val="0"/>
                                  <w:marBottom w:val="240"/>
                                  <w:divBdr>
                                    <w:top w:val="none" w:sz="0" w:space="0" w:color="auto"/>
                                    <w:left w:val="none" w:sz="0" w:space="0" w:color="auto"/>
                                    <w:bottom w:val="none" w:sz="0" w:space="0" w:color="auto"/>
                                    <w:right w:val="none" w:sz="0" w:space="0" w:color="auto"/>
                                  </w:divBdr>
                                  <w:divsChild>
                                    <w:div w:id="2101096738">
                                      <w:marLeft w:val="360"/>
                                      <w:marRight w:val="96"/>
                                      <w:marTop w:val="0"/>
                                      <w:marBottom w:val="0"/>
                                      <w:divBdr>
                                        <w:top w:val="none" w:sz="0" w:space="0" w:color="auto"/>
                                        <w:left w:val="none" w:sz="0" w:space="0" w:color="auto"/>
                                        <w:bottom w:val="none" w:sz="0" w:space="0" w:color="auto"/>
                                        <w:right w:val="none" w:sz="0" w:space="0" w:color="auto"/>
                                      </w:divBdr>
                                    </w:div>
                                  </w:divsChild>
                                </w:div>
                                <w:div w:id="384914860">
                                  <w:marLeft w:val="0"/>
                                  <w:marRight w:val="0"/>
                                  <w:marTop w:val="0"/>
                                  <w:marBottom w:val="240"/>
                                  <w:divBdr>
                                    <w:top w:val="none" w:sz="0" w:space="0" w:color="auto"/>
                                    <w:left w:val="none" w:sz="0" w:space="0" w:color="auto"/>
                                    <w:bottom w:val="none" w:sz="0" w:space="0" w:color="auto"/>
                                    <w:right w:val="none" w:sz="0" w:space="0" w:color="auto"/>
                                  </w:divBdr>
                                  <w:divsChild>
                                    <w:div w:id="383332816">
                                      <w:marLeft w:val="360"/>
                                      <w:marRight w:val="96"/>
                                      <w:marTop w:val="0"/>
                                      <w:marBottom w:val="0"/>
                                      <w:divBdr>
                                        <w:top w:val="none" w:sz="0" w:space="0" w:color="auto"/>
                                        <w:left w:val="none" w:sz="0" w:space="0" w:color="auto"/>
                                        <w:bottom w:val="none" w:sz="0" w:space="0" w:color="auto"/>
                                        <w:right w:val="none" w:sz="0" w:space="0" w:color="auto"/>
                                      </w:divBdr>
                                    </w:div>
                                  </w:divsChild>
                                </w:div>
                                <w:div w:id="1238436447">
                                  <w:marLeft w:val="0"/>
                                  <w:marRight w:val="0"/>
                                  <w:marTop w:val="0"/>
                                  <w:marBottom w:val="240"/>
                                  <w:divBdr>
                                    <w:top w:val="none" w:sz="0" w:space="0" w:color="auto"/>
                                    <w:left w:val="none" w:sz="0" w:space="0" w:color="auto"/>
                                    <w:bottom w:val="none" w:sz="0" w:space="0" w:color="auto"/>
                                    <w:right w:val="none" w:sz="0" w:space="0" w:color="auto"/>
                                  </w:divBdr>
                                  <w:divsChild>
                                    <w:div w:id="1223711772">
                                      <w:marLeft w:val="360"/>
                                      <w:marRight w:val="96"/>
                                      <w:marTop w:val="0"/>
                                      <w:marBottom w:val="0"/>
                                      <w:divBdr>
                                        <w:top w:val="none" w:sz="0" w:space="0" w:color="auto"/>
                                        <w:left w:val="none" w:sz="0" w:space="0" w:color="auto"/>
                                        <w:bottom w:val="none" w:sz="0" w:space="0" w:color="auto"/>
                                        <w:right w:val="none" w:sz="0" w:space="0" w:color="auto"/>
                                      </w:divBdr>
                                    </w:div>
                                  </w:divsChild>
                                </w:div>
                                <w:div w:id="1821534254">
                                  <w:marLeft w:val="0"/>
                                  <w:marRight w:val="0"/>
                                  <w:marTop w:val="0"/>
                                  <w:marBottom w:val="240"/>
                                  <w:divBdr>
                                    <w:top w:val="none" w:sz="0" w:space="0" w:color="auto"/>
                                    <w:left w:val="none" w:sz="0" w:space="0" w:color="auto"/>
                                    <w:bottom w:val="none" w:sz="0" w:space="0" w:color="auto"/>
                                    <w:right w:val="none" w:sz="0" w:space="0" w:color="auto"/>
                                  </w:divBdr>
                                  <w:divsChild>
                                    <w:div w:id="1709451279">
                                      <w:marLeft w:val="360"/>
                                      <w:marRight w:val="96"/>
                                      <w:marTop w:val="0"/>
                                      <w:marBottom w:val="0"/>
                                      <w:divBdr>
                                        <w:top w:val="none" w:sz="0" w:space="0" w:color="auto"/>
                                        <w:left w:val="none" w:sz="0" w:space="0" w:color="auto"/>
                                        <w:bottom w:val="none" w:sz="0" w:space="0" w:color="auto"/>
                                        <w:right w:val="none" w:sz="0" w:space="0" w:color="auto"/>
                                      </w:divBdr>
                                    </w:div>
                                  </w:divsChild>
                                </w:div>
                                <w:div w:id="997003040">
                                  <w:marLeft w:val="0"/>
                                  <w:marRight w:val="0"/>
                                  <w:marTop w:val="0"/>
                                  <w:marBottom w:val="240"/>
                                  <w:divBdr>
                                    <w:top w:val="none" w:sz="0" w:space="0" w:color="auto"/>
                                    <w:left w:val="none" w:sz="0" w:space="0" w:color="auto"/>
                                    <w:bottom w:val="none" w:sz="0" w:space="0" w:color="auto"/>
                                    <w:right w:val="none" w:sz="0" w:space="0" w:color="auto"/>
                                  </w:divBdr>
                                  <w:divsChild>
                                    <w:div w:id="1418406546">
                                      <w:marLeft w:val="360"/>
                                      <w:marRight w:val="96"/>
                                      <w:marTop w:val="0"/>
                                      <w:marBottom w:val="0"/>
                                      <w:divBdr>
                                        <w:top w:val="none" w:sz="0" w:space="0" w:color="auto"/>
                                        <w:left w:val="none" w:sz="0" w:space="0" w:color="auto"/>
                                        <w:bottom w:val="none" w:sz="0" w:space="0" w:color="auto"/>
                                        <w:right w:val="none" w:sz="0" w:space="0" w:color="auto"/>
                                      </w:divBdr>
                                    </w:div>
                                  </w:divsChild>
                                </w:div>
                                <w:div w:id="304744813">
                                  <w:marLeft w:val="0"/>
                                  <w:marRight w:val="0"/>
                                  <w:marTop w:val="0"/>
                                  <w:marBottom w:val="240"/>
                                  <w:divBdr>
                                    <w:top w:val="none" w:sz="0" w:space="0" w:color="auto"/>
                                    <w:left w:val="none" w:sz="0" w:space="0" w:color="auto"/>
                                    <w:bottom w:val="none" w:sz="0" w:space="0" w:color="auto"/>
                                    <w:right w:val="none" w:sz="0" w:space="0" w:color="auto"/>
                                  </w:divBdr>
                                  <w:divsChild>
                                    <w:div w:id="1250698456">
                                      <w:marLeft w:val="360"/>
                                      <w:marRight w:val="96"/>
                                      <w:marTop w:val="0"/>
                                      <w:marBottom w:val="0"/>
                                      <w:divBdr>
                                        <w:top w:val="none" w:sz="0" w:space="0" w:color="auto"/>
                                        <w:left w:val="none" w:sz="0" w:space="0" w:color="auto"/>
                                        <w:bottom w:val="none" w:sz="0" w:space="0" w:color="auto"/>
                                        <w:right w:val="none" w:sz="0" w:space="0" w:color="auto"/>
                                      </w:divBdr>
                                    </w:div>
                                  </w:divsChild>
                                </w:div>
                                <w:div w:id="138809461">
                                  <w:marLeft w:val="0"/>
                                  <w:marRight w:val="0"/>
                                  <w:marTop w:val="0"/>
                                  <w:marBottom w:val="240"/>
                                  <w:divBdr>
                                    <w:top w:val="none" w:sz="0" w:space="0" w:color="auto"/>
                                    <w:left w:val="none" w:sz="0" w:space="0" w:color="auto"/>
                                    <w:bottom w:val="none" w:sz="0" w:space="0" w:color="auto"/>
                                    <w:right w:val="none" w:sz="0" w:space="0" w:color="auto"/>
                                  </w:divBdr>
                                  <w:divsChild>
                                    <w:div w:id="754863313">
                                      <w:marLeft w:val="360"/>
                                      <w:marRight w:val="96"/>
                                      <w:marTop w:val="0"/>
                                      <w:marBottom w:val="0"/>
                                      <w:divBdr>
                                        <w:top w:val="none" w:sz="0" w:space="0" w:color="auto"/>
                                        <w:left w:val="none" w:sz="0" w:space="0" w:color="auto"/>
                                        <w:bottom w:val="none" w:sz="0" w:space="0" w:color="auto"/>
                                        <w:right w:val="none" w:sz="0" w:space="0" w:color="auto"/>
                                      </w:divBdr>
                                    </w:div>
                                  </w:divsChild>
                                </w:div>
                                <w:div w:id="849950054">
                                  <w:marLeft w:val="0"/>
                                  <w:marRight w:val="0"/>
                                  <w:marTop w:val="0"/>
                                  <w:marBottom w:val="240"/>
                                  <w:divBdr>
                                    <w:top w:val="none" w:sz="0" w:space="0" w:color="auto"/>
                                    <w:left w:val="none" w:sz="0" w:space="0" w:color="auto"/>
                                    <w:bottom w:val="none" w:sz="0" w:space="0" w:color="auto"/>
                                    <w:right w:val="none" w:sz="0" w:space="0" w:color="auto"/>
                                  </w:divBdr>
                                  <w:divsChild>
                                    <w:div w:id="1663972914">
                                      <w:marLeft w:val="360"/>
                                      <w:marRight w:val="96"/>
                                      <w:marTop w:val="0"/>
                                      <w:marBottom w:val="0"/>
                                      <w:divBdr>
                                        <w:top w:val="none" w:sz="0" w:space="0" w:color="auto"/>
                                        <w:left w:val="none" w:sz="0" w:space="0" w:color="auto"/>
                                        <w:bottom w:val="none" w:sz="0" w:space="0" w:color="auto"/>
                                        <w:right w:val="none" w:sz="0" w:space="0" w:color="auto"/>
                                      </w:divBdr>
                                    </w:div>
                                  </w:divsChild>
                                </w:div>
                                <w:div w:id="622078703">
                                  <w:marLeft w:val="0"/>
                                  <w:marRight w:val="0"/>
                                  <w:marTop w:val="0"/>
                                  <w:marBottom w:val="240"/>
                                  <w:divBdr>
                                    <w:top w:val="none" w:sz="0" w:space="0" w:color="auto"/>
                                    <w:left w:val="none" w:sz="0" w:space="0" w:color="auto"/>
                                    <w:bottom w:val="none" w:sz="0" w:space="0" w:color="auto"/>
                                    <w:right w:val="none" w:sz="0" w:space="0" w:color="auto"/>
                                  </w:divBdr>
                                  <w:divsChild>
                                    <w:div w:id="828909645">
                                      <w:marLeft w:val="360"/>
                                      <w:marRight w:val="96"/>
                                      <w:marTop w:val="0"/>
                                      <w:marBottom w:val="0"/>
                                      <w:divBdr>
                                        <w:top w:val="none" w:sz="0" w:space="0" w:color="auto"/>
                                        <w:left w:val="none" w:sz="0" w:space="0" w:color="auto"/>
                                        <w:bottom w:val="none" w:sz="0" w:space="0" w:color="auto"/>
                                        <w:right w:val="none" w:sz="0" w:space="0" w:color="auto"/>
                                      </w:divBdr>
                                    </w:div>
                                  </w:divsChild>
                                </w:div>
                                <w:div w:id="1972322504">
                                  <w:marLeft w:val="0"/>
                                  <w:marRight w:val="0"/>
                                  <w:marTop w:val="0"/>
                                  <w:marBottom w:val="240"/>
                                  <w:divBdr>
                                    <w:top w:val="none" w:sz="0" w:space="0" w:color="auto"/>
                                    <w:left w:val="none" w:sz="0" w:space="0" w:color="auto"/>
                                    <w:bottom w:val="none" w:sz="0" w:space="0" w:color="auto"/>
                                    <w:right w:val="none" w:sz="0" w:space="0" w:color="auto"/>
                                  </w:divBdr>
                                  <w:divsChild>
                                    <w:div w:id="682636164">
                                      <w:marLeft w:val="360"/>
                                      <w:marRight w:val="96"/>
                                      <w:marTop w:val="0"/>
                                      <w:marBottom w:val="0"/>
                                      <w:divBdr>
                                        <w:top w:val="none" w:sz="0" w:space="0" w:color="auto"/>
                                        <w:left w:val="none" w:sz="0" w:space="0" w:color="auto"/>
                                        <w:bottom w:val="none" w:sz="0" w:space="0" w:color="auto"/>
                                        <w:right w:val="none" w:sz="0" w:space="0" w:color="auto"/>
                                      </w:divBdr>
                                    </w:div>
                                  </w:divsChild>
                                </w:div>
                                <w:div w:id="642467757">
                                  <w:marLeft w:val="0"/>
                                  <w:marRight w:val="0"/>
                                  <w:marTop w:val="0"/>
                                  <w:marBottom w:val="240"/>
                                  <w:divBdr>
                                    <w:top w:val="none" w:sz="0" w:space="0" w:color="auto"/>
                                    <w:left w:val="none" w:sz="0" w:space="0" w:color="auto"/>
                                    <w:bottom w:val="none" w:sz="0" w:space="0" w:color="auto"/>
                                    <w:right w:val="none" w:sz="0" w:space="0" w:color="auto"/>
                                  </w:divBdr>
                                  <w:divsChild>
                                    <w:div w:id="1503470031">
                                      <w:marLeft w:val="360"/>
                                      <w:marRight w:val="96"/>
                                      <w:marTop w:val="0"/>
                                      <w:marBottom w:val="0"/>
                                      <w:divBdr>
                                        <w:top w:val="none" w:sz="0" w:space="0" w:color="auto"/>
                                        <w:left w:val="none" w:sz="0" w:space="0" w:color="auto"/>
                                        <w:bottom w:val="none" w:sz="0" w:space="0" w:color="auto"/>
                                        <w:right w:val="none" w:sz="0" w:space="0" w:color="auto"/>
                                      </w:divBdr>
                                    </w:div>
                                  </w:divsChild>
                                </w:div>
                                <w:div w:id="376515542">
                                  <w:marLeft w:val="0"/>
                                  <w:marRight w:val="0"/>
                                  <w:marTop w:val="0"/>
                                  <w:marBottom w:val="240"/>
                                  <w:divBdr>
                                    <w:top w:val="none" w:sz="0" w:space="0" w:color="auto"/>
                                    <w:left w:val="none" w:sz="0" w:space="0" w:color="auto"/>
                                    <w:bottom w:val="none" w:sz="0" w:space="0" w:color="auto"/>
                                    <w:right w:val="none" w:sz="0" w:space="0" w:color="auto"/>
                                  </w:divBdr>
                                  <w:divsChild>
                                    <w:div w:id="1668745310">
                                      <w:marLeft w:val="360"/>
                                      <w:marRight w:val="96"/>
                                      <w:marTop w:val="0"/>
                                      <w:marBottom w:val="0"/>
                                      <w:divBdr>
                                        <w:top w:val="none" w:sz="0" w:space="0" w:color="auto"/>
                                        <w:left w:val="none" w:sz="0" w:space="0" w:color="auto"/>
                                        <w:bottom w:val="none" w:sz="0" w:space="0" w:color="auto"/>
                                        <w:right w:val="none" w:sz="0" w:space="0" w:color="auto"/>
                                      </w:divBdr>
                                    </w:div>
                                  </w:divsChild>
                                </w:div>
                                <w:div w:id="278805945">
                                  <w:marLeft w:val="0"/>
                                  <w:marRight w:val="0"/>
                                  <w:marTop w:val="0"/>
                                  <w:marBottom w:val="240"/>
                                  <w:divBdr>
                                    <w:top w:val="none" w:sz="0" w:space="0" w:color="auto"/>
                                    <w:left w:val="none" w:sz="0" w:space="0" w:color="auto"/>
                                    <w:bottom w:val="none" w:sz="0" w:space="0" w:color="auto"/>
                                    <w:right w:val="none" w:sz="0" w:space="0" w:color="auto"/>
                                  </w:divBdr>
                                  <w:divsChild>
                                    <w:div w:id="1308781843">
                                      <w:marLeft w:val="360"/>
                                      <w:marRight w:val="96"/>
                                      <w:marTop w:val="0"/>
                                      <w:marBottom w:val="0"/>
                                      <w:divBdr>
                                        <w:top w:val="none" w:sz="0" w:space="0" w:color="auto"/>
                                        <w:left w:val="none" w:sz="0" w:space="0" w:color="auto"/>
                                        <w:bottom w:val="none" w:sz="0" w:space="0" w:color="auto"/>
                                        <w:right w:val="none" w:sz="0" w:space="0" w:color="auto"/>
                                      </w:divBdr>
                                    </w:div>
                                  </w:divsChild>
                                </w:div>
                                <w:div w:id="1628242719">
                                  <w:marLeft w:val="0"/>
                                  <w:marRight w:val="0"/>
                                  <w:marTop w:val="0"/>
                                  <w:marBottom w:val="240"/>
                                  <w:divBdr>
                                    <w:top w:val="none" w:sz="0" w:space="0" w:color="auto"/>
                                    <w:left w:val="none" w:sz="0" w:space="0" w:color="auto"/>
                                    <w:bottom w:val="none" w:sz="0" w:space="0" w:color="auto"/>
                                    <w:right w:val="none" w:sz="0" w:space="0" w:color="auto"/>
                                  </w:divBdr>
                                  <w:divsChild>
                                    <w:div w:id="2070884201">
                                      <w:marLeft w:val="360"/>
                                      <w:marRight w:val="96"/>
                                      <w:marTop w:val="0"/>
                                      <w:marBottom w:val="0"/>
                                      <w:divBdr>
                                        <w:top w:val="none" w:sz="0" w:space="0" w:color="auto"/>
                                        <w:left w:val="none" w:sz="0" w:space="0" w:color="auto"/>
                                        <w:bottom w:val="none" w:sz="0" w:space="0" w:color="auto"/>
                                        <w:right w:val="none" w:sz="0" w:space="0" w:color="auto"/>
                                      </w:divBdr>
                                    </w:div>
                                  </w:divsChild>
                                </w:div>
                                <w:div w:id="1594050366">
                                  <w:marLeft w:val="0"/>
                                  <w:marRight w:val="0"/>
                                  <w:marTop w:val="0"/>
                                  <w:marBottom w:val="240"/>
                                  <w:divBdr>
                                    <w:top w:val="none" w:sz="0" w:space="0" w:color="auto"/>
                                    <w:left w:val="none" w:sz="0" w:space="0" w:color="auto"/>
                                    <w:bottom w:val="none" w:sz="0" w:space="0" w:color="auto"/>
                                    <w:right w:val="none" w:sz="0" w:space="0" w:color="auto"/>
                                  </w:divBdr>
                                  <w:divsChild>
                                    <w:div w:id="1067647272">
                                      <w:marLeft w:val="360"/>
                                      <w:marRight w:val="96"/>
                                      <w:marTop w:val="0"/>
                                      <w:marBottom w:val="0"/>
                                      <w:divBdr>
                                        <w:top w:val="none" w:sz="0" w:space="0" w:color="auto"/>
                                        <w:left w:val="none" w:sz="0" w:space="0" w:color="auto"/>
                                        <w:bottom w:val="none" w:sz="0" w:space="0" w:color="auto"/>
                                        <w:right w:val="none" w:sz="0" w:space="0" w:color="auto"/>
                                      </w:divBdr>
                                    </w:div>
                                  </w:divsChild>
                                </w:div>
                                <w:div w:id="1478256553">
                                  <w:marLeft w:val="0"/>
                                  <w:marRight w:val="0"/>
                                  <w:marTop w:val="0"/>
                                  <w:marBottom w:val="0"/>
                                  <w:divBdr>
                                    <w:top w:val="none" w:sz="0" w:space="0" w:color="auto"/>
                                    <w:left w:val="none" w:sz="0" w:space="0" w:color="auto"/>
                                    <w:bottom w:val="none" w:sz="0" w:space="0" w:color="auto"/>
                                    <w:right w:val="none" w:sz="0" w:space="0" w:color="auto"/>
                                  </w:divBdr>
                                  <w:divsChild>
                                    <w:div w:id="6279790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54890918">
                          <w:marLeft w:val="0"/>
                          <w:marRight w:val="0"/>
                          <w:marTop w:val="0"/>
                          <w:marBottom w:val="0"/>
                          <w:divBdr>
                            <w:top w:val="none" w:sz="0" w:space="0" w:color="auto"/>
                            <w:left w:val="none" w:sz="0" w:space="0" w:color="auto"/>
                            <w:bottom w:val="none" w:sz="0" w:space="0" w:color="auto"/>
                            <w:right w:val="none" w:sz="0" w:space="0" w:color="auto"/>
                          </w:divBdr>
                        </w:div>
                      </w:divsChild>
                    </w:div>
                    <w:div w:id="1503933794">
                      <w:marLeft w:val="0"/>
                      <w:marRight w:val="0"/>
                      <w:marTop w:val="0"/>
                      <w:marBottom w:val="0"/>
                      <w:divBdr>
                        <w:top w:val="none" w:sz="0" w:space="0" w:color="auto"/>
                        <w:left w:val="none" w:sz="0" w:space="0" w:color="auto"/>
                        <w:bottom w:val="none" w:sz="0" w:space="0" w:color="auto"/>
                        <w:right w:val="none" w:sz="0" w:space="0" w:color="auto"/>
                      </w:divBdr>
                      <w:divsChild>
                        <w:div w:id="824857177">
                          <w:marLeft w:val="0"/>
                          <w:marRight w:val="0"/>
                          <w:marTop w:val="0"/>
                          <w:marBottom w:val="0"/>
                          <w:divBdr>
                            <w:top w:val="none" w:sz="0" w:space="0" w:color="auto"/>
                            <w:left w:val="none" w:sz="0" w:space="0" w:color="auto"/>
                            <w:bottom w:val="none" w:sz="0" w:space="0" w:color="auto"/>
                            <w:right w:val="none" w:sz="0" w:space="0" w:color="auto"/>
                          </w:divBdr>
                        </w:div>
                        <w:div w:id="2021657979">
                          <w:marLeft w:val="0"/>
                          <w:marRight w:val="0"/>
                          <w:marTop w:val="0"/>
                          <w:marBottom w:val="0"/>
                          <w:divBdr>
                            <w:top w:val="none" w:sz="0" w:space="0" w:color="auto"/>
                            <w:left w:val="none" w:sz="0" w:space="0" w:color="auto"/>
                            <w:bottom w:val="none" w:sz="0" w:space="0" w:color="auto"/>
                            <w:right w:val="none" w:sz="0" w:space="0" w:color="auto"/>
                          </w:divBdr>
                          <w:divsChild>
                            <w:div w:id="17701590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041088">
                          <w:marLeft w:val="0"/>
                          <w:marRight w:val="0"/>
                          <w:marTop w:val="0"/>
                          <w:marBottom w:val="0"/>
                          <w:divBdr>
                            <w:top w:val="none" w:sz="0" w:space="0" w:color="auto"/>
                            <w:left w:val="none" w:sz="0" w:space="0" w:color="auto"/>
                            <w:bottom w:val="none" w:sz="0" w:space="0" w:color="auto"/>
                            <w:right w:val="none" w:sz="0" w:space="0" w:color="auto"/>
                          </w:divBdr>
                          <w:divsChild>
                            <w:div w:id="249895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4076949">
                          <w:marLeft w:val="0"/>
                          <w:marRight w:val="0"/>
                          <w:marTop w:val="0"/>
                          <w:marBottom w:val="0"/>
                          <w:divBdr>
                            <w:top w:val="none" w:sz="0" w:space="0" w:color="auto"/>
                            <w:left w:val="none" w:sz="0" w:space="0" w:color="auto"/>
                            <w:bottom w:val="none" w:sz="0" w:space="0" w:color="auto"/>
                            <w:right w:val="none" w:sz="0" w:space="0" w:color="auto"/>
                          </w:divBdr>
                        </w:div>
                        <w:div w:id="11037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2813">
              <w:marLeft w:val="0"/>
              <w:marRight w:val="0"/>
              <w:marTop w:val="0"/>
              <w:marBottom w:val="240"/>
              <w:divBdr>
                <w:top w:val="none" w:sz="0" w:space="0" w:color="auto"/>
                <w:left w:val="none" w:sz="0" w:space="0" w:color="auto"/>
                <w:bottom w:val="none" w:sz="0" w:space="0" w:color="auto"/>
                <w:right w:val="none" w:sz="0" w:space="0" w:color="auto"/>
              </w:divBdr>
              <w:divsChild>
                <w:div w:id="591739029">
                  <w:marLeft w:val="360"/>
                  <w:marRight w:val="96"/>
                  <w:marTop w:val="0"/>
                  <w:marBottom w:val="0"/>
                  <w:divBdr>
                    <w:top w:val="none" w:sz="0" w:space="0" w:color="auto"/>
                    <w:left w:val="none" w:sz="0" w:space="0" w:color="auto"/>
                    <w:bottom w:val="none" w:sz="0" w:space="0" w:color="auto"/>
                    <w:right w:val="none" w:sz="0" w:space="0" w:color="auto"/>
                  </w:divBdr>
                </w:div>
              </w:divsChild>
            </w:div>
            <w:div w:id="1338577250">
              <w:marLeft w:val="0"/>
              <w:marRight w:val="0"/>
              <w:marTop w:val="0"/>
              <w:marBottom w:val="240"/>
              <w:divBdr>
                <w:top w:val="none" w:sz="0" w:space="0" w:color="auto"/>
                <w:left w:val="none" w:sz="0" w:space="0" w:color="auto"/>
                <w:bottom w:val="none" w:sz="0" w:space="0" w:color="auto"/>
                <w:right w:val="none" w:sz="0" w:space="0" w:color="auto"/>
              </w:divBdr>
              <w:divsChild>
                <w:div w:id="358629913">
                  <w:marLeft w:val="360"/>
                  <w:marRight w:val="96"/>
                  <w:marTop w:val="0"/>
                  <w:marBottom w:val="0"/>
                  <w:divBdr>
                    <w:top w:val="none" w:sz="0" w:space="0" w:color="auto"/>
                    <w:left w:val="none" w:sz="0" w:space="0" w:color="auto"/>
                    <w:bottom w:val="none" w:sz="0" w:space="0" w:color="auto"/>
                    <w:right w:val="none" w:sz="0" w:space="0" w:color="auto"/>
                  </w:divBdr>
                </w:div>
              </w:divsChild>
            </w:div>
            <w:div w:id="1412896640">
              <w:marLeft w:val="0"/>
              <w:marRight w:val="0"/>
              <w:marTop w:val="0"/>
              <w:marBottom w:val="240"/>
              <w:divBdr>
                <w:top w:val="none" w:sz="0" w:space="0" w:color="auto"/>
                <w:left w:val="none" w:sz="0" w:space="0" w:color="auto"/>
                <w:bottom w:val="none" w:sz="0" w:space="0" w:color="auto"/>
                <w:right w:val="none" w:sz="0" w:space="0" w:color="auto"/>
              </w:divBdr>
              <w:divsChild>
                <w:div w:id="203642942">
                  <w:marLeft w:val="360"/>
                  <w:marRight w:val="96"/>
                  <w:marTop w:val="0"/>
                  <w:marBottom w:val="0"/>
                  <w:divBdr>
                    <w:top w:val="none" w:sz="0" w:space="0" w:color="auto"/>
                    <w:left w:val="none" w:sz="0" w:space="0" w:color="auto"/>
                    <w:bottom w:val="none" w:sz="0" w:space="0" w:color="auto"/>
                    <w:right w:val="none" w:sz="0" w:space="0" w:color="auto"/>
                  </w:divBdr>
                </w:div>
              </w:divsChild>
            </w:div>
            <w:div w:id="1449734275">
              <w:marLeft w:val="0"/>
              <w:marRight w:val="0"/>
              <w:marTop w:val="0"/>
              <w:marBottom w:val="240"/>
              <w:divBdr>
                <w:top w:val="none" w:sz="0" w:space="0" w:color="auto"/>
                <w:left w:val="none" w:sz="0" w:space="0" w:color="auto"/>
                <w:bottom w:val="none" w:sz="0" w:space="0" w:color="auto"/>
                <w:right w:val="none" w:sz="0" w:space="0" w:color="auto"/>
              </w:divBdr>
              <w:divsChild>
                <w:div w:id="158888637">
                  <w:marLeft w:val="360"/>
                  <w:marRight w:val="96"/>
                  <w:marTop w:val="0"/>
                  <w:marBottom w:val="0"/>
                  <w:divBdr>
                    <w:top w:val="none" w:sz="0" w:space="0" w:color="auto"/>
                    <w:left w:val="none" w:sz="0" w:space="0" w:color="auto"/>
                    <w:bottom w:val="none" w:sz="0" w:space="0" w:color="auto"/>
                    <w:right w:val="none" w:sz="0" w:space="0" w:color="auto"/>
                  </w:divBdr>
                </w:div>
              </w:divsChild>
            </w:div>
            <w:div w:id="1481118693">
              <w:marLeft w:val="0"/>
              <w:marRight w:val="0"/>
              <w:marTop w:val="0"/>
              <w:marBottom w:val="240"/>
              <w:divBdr>
                <w:top w:val="none" w:sz="0" w:space="0" w:color="auto"/>
                <w:left w:val="none" w:sz="0" w:space="0" w:color="auto"/>
                <w:bottom w:val="none" w:sz="0" w:space="0" w:color="auto"/>
                <w:right w:val="none" w:sz="0" w:space="0" w:color="auto"/>
              </w:divBdr>
              <w:divsChild>
                <w:div w:id="174806585">
                  <w:marLeft w:val="360"/>
                  <w:marRight w:val="96"/>
                  <w:marTop w:val="0"/>
                  <w:marBottom w:val="0"/>
                  <w:divBdr>
                    <w:top w:val="none" w:sz="0" w:space="0" w:color="auto"/>
                    <w:left w:val="none" w:sz="0" w:space="0" w:color="auto"/>
                    <w:bottom w:val="none" w:sz="0" w:space="0" w:color="auto"/>
                    <w:right w:val="none" w:sz="0" w:space="0" w:color="auto"/>
                  </w:divBdr>
                </w:div>
              </w:divsChild>
            </w:div>
            <w:div w:id="1483160547">
              <w:marLeft w:val="0"/>
              <w:marRight w:val="0"/>
              <w:marTop w:val="0"/>
              <w:marBottom w:val="240"/>
              <w:divBdr>
                <w:top w:val="none" w:sz="0" w:space="0" w:color="auto"/>
                <w:left w:val="none" w:sz="0" w:space="0" w:color="auto"/>
                <w:bottom w:val="none" w:sz="0" w:space="0" w:color="auto"/>
                <w:right w:val="none" w:sz="0" w:space="0" w:color="auto"/>
              </w:divBdr>
              <w:divsChild>
                <w:div w:id="1635674198">
                  <w:marLeft w:val="360"/>
                  <w:marRight w:val="96"/>
                  <w:marTop w:val="0"/>
                  <w:marBottom w:val="0"/>
                  <w:divBdr>
                    <w:top w:val="none" w:sz="0" w:space="0" w:color="auto"/>
                    <w:left w:val="none" w:sz="0" w:space="0" w:color="auto"/>
                    <w:bottom w:val="none" w:sz="0" w:space="0" w:color="auto"/>
                    <w:right w:val="none" w:sz="0" w:space="0" w:color="auto"/>
                  </w:divBdr>
                </w:div>
              </w:divsChild>
            </w:div>
            <w:div w:id="1499619172">
              <w:marLeft w:val="0"/>
              <w:marRight w:val="0"/>
              <w:marTop w:val="0"/>
              <w:marBottom w:val="240"/>
              <w:divBdr>
                <w:top w:val="none" w:sz="0" w:space="0" w:color="auto"/>
                <w:left w:val="none" w:sz="0" w:space="0" w:color="auto"/>
                <w:bottom w:val="none" w:sz="0" w:space="0" w:color="auto"/>
                <w:right w:val="none" w:sz="0" w:space="0" w:color="auto"/>
              </w:divBdr>
              <w:divsChild>
                <w:div w:id="1778594818">
                  <w:marLeft w:val="360"/>
                  <w:marRight w:val="96"/>
                  <w:marTop w:val="0"/>
                  <w:marBottom w:val="0"/>
                  <w:divBdr>
                    <w:top w:val="none" w:sz="0" w:space="0" w:color="auto"/>
                    <w:left w:val="none" w:sz="0" w:space="0" w:color="auto"/>
                    <w:bottom w:val="none" w:sz="0" w:space="0" w:color="auto"/>
                    <w:right w:val="none" w:sz="0" w:space="0" w:color="auto"/>
                  </w:divBdr>
                </w:div>
              </w:divsChild>
            </w:div>
            <w:div w:id="1630085488">
              <w:marLeft w:val="0"/>
              <w:marRight w:val="0"/>
              <w:marTop w:val="0"/>
              <w:marBottom w:val="240"/>
              <w:divBdr>
                <w:top w:val="none" w:sz="0" w:space="0" w:color="auto"/>
                <w:left w:val="none" w:sz="0" w:space="0" w:color="auto"/>
                <w:bottom w:val="none" w:sz="0" w:space="0" w:color="auto"/>
                <w:right w:val="none" w:sz="0" w:space="0" w:color="auto"/>
              </w:divBdr>
              <w:divsChild>
                <w:div w:id="658734662">
                  <w:marLeft w:val="360"/>
                  <w:marRight w:val="96"/>
                  <w:marTop w:val="0"/>
                  <w:marBottom w:val="0"/>
                  <w:divBdr>
                    <w:top w:val="none" w:sz="0" w:space="0" w:color="auto"/>
                    <w:left w:val="none" w:sz="0" w:space="0" w:color="auto"/>
                    <w:bottom w:val="none" w:sz="0" w:space="0" w:color="auto"/>
                    <w:right w:val="none" w:sz="0" w:space="0" w:color="auto"/>
                  </w:divBdr>
                </w:div>
              </w:divsChild>
            </w:div>
            <w:div w:id="1662074561">
              <w:marLeft w:val="0"/>
              <w:marRight w:val="0"/>
              <w:marTop w:val="0"/>
              <w:marBottom w:val="240"/>
              <w:divBdr>
                <w:top w:val="none" w:sz="0" w:space="0" w:color="auto"/>
                <w:left w:val="none" w:sz="0" w:space="0" w:color="auto"/>
                <w:bottom w:val="none" w:sz="0" w:space="0" w:color="auto"/>
                <w:right w:val="none" w:sz="0" w:space="0" w:color="auto"/>
              </w:divBdr>
              <w:divsChild>
                <w:div w:id="64039294">
                  <w:marLeft w:val="360"/>
                  <w:marRight w:val="96"/>
                  <w:marTop w:val="0"/>
                  <w:marBottom w:val="0"/>
                  <w:divBdr>
                    <w:top w:val="none" w:sz="0" w:space="0" w:color="auto"/>
                    <w:left w:val="none" w:sz="0" w:space="0" w:color="auto"/>
                    <w:bottom w:val="none" w:sz="0" w:space="0" w:color="auto"/>
                    <w:right w:val="none" w:sz="0" w:space="0" w:color="auto"/>
                  </w:divBdr>
                </w:div>
              </w:divsChild>
            </w:div>
            <w:div w:id="1683508377">
              <w:marLeft w:val="0"/>
              <w:marRight w:val="0"/>
              <w:marTop w:val="0"/>
              <w:marBottom w:val="240"/>
              <w:divBdr>
                <w:top w:val="none" w:sz="0" w:space="0" w:color="auto"/>
                <w:left w:val="none" w:sz="0" w:space="0" w:color="auto"/>
                <w:bottom w:val="none" w:sz="0" w:space="0" w:color="auto"/>
                <w:right w:val="none" w:sz="0" w:space="0" w:color="auto"/>
              </w:divBdr>
              <w:divsChild>
                <w:div w:id="426267459">
                  <w:marLeft w:val="360"/>
                  <w:marRight w:val="96"/>
                  <w:marTop w:val="0"/>
                  <w:marBottom w:val="0"/>
                  <w:divBdr>
                    <w:top w:val="none" w:sz="0" w:space="0" w:color="auto"/>
                    <w:left w:val="none" w:sz="0" w:space="0" w:color="auto"/>
                    <w:bottom w:val="none" w:sz="0" w:space="0" w:color="auto"/>
                    <w:right w:val="none" w:sz="0" w:space="0" w:color="auto"/>
                  </w:divBdr>
                </w:div>
              </w:divsChild>
            </w:div>
            <w:div w:id="1718814828">
              <w:marLeft w:val="0"/>
              <w:marRight w:val="0"/>
              <w:marTop w:val="0"/>
              <w:marBottom w:val="240"/>
              <w:divBdr>
                <w:top w:val="none" w:sz="0" w:space="0" w:color="auto"/>
                <w:left w:val="none" w:sz="0" w:space="0" w:color="auto"/>
                <w:bottom w:val="none" w:sz="0" w:space="0" w:color="auto"/>
                <w:right w:val="none" w:sz="0" w:space="0" w:color="auto"/>
              </w:divBdr>
              <w:divsChild>
                <w:div w:id="374235022">
                  <w:marLeft w:val="360"/>
                  <w:marRight w:val="96"/>
                  <w:marTop w:val="0"/>
                  <w:marBottom w:val="0"/>
                  <w:divBdr>
                    <w:top w:val="none" w:sz="0" w:space="0" w:color="auto"/>
                    <w:left w:val="none" w:sz="0" w:space="0" w:color="auto"/>
                    <w:bottom w:val="none" w:sz="0" w:space="0" w:color="auto"/>
                    <w:right w:val="none" w:sz="0" w:space="0" w:color="auto"/>
                  </w:divBdr>
                </w:div>
              </w:divsChild>
            </w:div>
            <w:div w:id="1723477165">
              <w:marLeft w:val="0"/>
              <w:marRight w:val="0"/>
              <w:marTop w:val="0"/>
              <w:marBottom w:val="240"/>
              <w:divBdr>
                <w:top w:val="none" w:sz="0" w:space="0" w:color="auto"/>
                <w:left w:val="none" w:sz="0" w:space="0" w:color="auto"/>
                <w:bottom w:val="none" w:sz="0" w:space="0" w:color="auto"/>
                <w:right w:val="none" w:sz="0" w:space="0" w:color="auto"/>
              </w:divBdr>
              <w:divsChild>
                <w:div w:id="1646666957">
                  <w:marLeft w:val="360"/>
                  <w:marRight w:val="96"/>
                  <w:marTop w:val="0"/>
                  <w:marBottom w:val="0"/>
                  <w:divBdr>
                    <w:top w:val="none" w:sz="0" w:space="0" w:color="auto"/>
                    <w:left w:val="none" w:sz="0" w:space="0" w:color="auto"/>
                    <w:bottom w:val="none" w:sz="0" w:space="0" w:color="auto"/>
                    <w:right w:val="none" w:sz="0" w:space="0" w:color="auto"/>
                  </w:divBdr>
                </w:div>
              </w:divsChild>
            </w:div>
            <w:div w:id="1748260612">
              <w:marLeft w:val="0"/>
              <w:marRight w:val="0"/>
              <w:marTop w:val="0"/>
              <w:marBottom w:val="240"/>
              <w:divBdr>
                <w:top w:val="none" w:sz="0" w:space="0" w:color="auto"/>
                <w:left w:val="none" w:sz="0" w:space="0" w:color="auto"/>
                <w:bottom w:val="none" w:sz="0" w:space="0" w:color="auto"/>
                <w:right w:val="none" w:sz="0" w:space="0" w:color="auto"/>
              </w:divBdr>
              <w:divsChild>
                <w:div w:id="1947033396">
                  <w:marLeft w:val="360"/>
                  <w:marRight w:val="96"/>
                  <w:marTop w:val="0"/>
                  <w:marBottom w:val="0"/>
                  <w:divBdr>
                    <w:top w:val="none" w:sz="0" w:space="0" w:color="auto"/>
                    <w:left w:val="none" w:sz="0" w:space="0" w:color="auto"/>
                    <w:bottom w:val="none" w:sz="0" w:space="0" w:color="auto"/>
                    <w:right w:val="none" w:sz="0" w:space="0" w:color="auto"/>
                  </w:divBdr>
                </w:div>
              </w:divsChild>
            </w:div>
            <w:div w:id="1754162571">
              <w:marLeft w:val="0"/>
              <w:marRight w:val="0"/>
              <w:marTop w:val="0"/>
              <w:marBottom w:val="240"/>
              <w:divBdr>
                <w:top w:val="none" w:sz="0" w:space="0" w:color="auto"/>
                <w:left w:val="none" w:sz="0" w:space="0" w:color="auto"/>
                <w:bottom w:val="none" w:sz="0" w:space="0" w:color="auto"/>
                <w:right w:val="none" w:sz="0" w:space="0" w:color="auto"/>
              </w:divBdr>
              <w:divsChild>
                <w:div w:id="631179067">
                  <w:marLeft w:val="360"/>
                  <w:marRight w:val="96"/>
                  <w:marTop w:val="0"/>
                  <w:marBottom w:val="0"/>
                  <w:divBdr>
                    <w:top w:val="none" w:sz="0" w:space="0" w:color="auto"/>
                    <w:left w:val="none" w:sz="0" w:space="0" w:color="auto"/>
                    <w:bottom w:val="none" w:sz="0" w:space="0" w:color="auto"/>
                    <w:right w:val="none" w:sz="0" w:space="0" w:color="auto"/>
                  </w:divBdr>
                </w:div>
              </w:divsChild>
            </w:div>
            <w:div w:id="1786727686">
              <w:marLeft w:val="0"/>
              <w:marRight w:val="0"/>
              <w:marTop w:val="0"/>
              <w:marBottom w:val="240"/>
              <w:divBdr>
                <w:top w:val="none" w:sz="0" w:space="0" w:color="auto"/>
                <w:left w:val="none" w:sz="0" w:space="0" w:color="auto"/>
                <w:bottom w:val="none" w:sz="0" w:space="0" w:color="auto"/>
                <w:right w:val="none" w:sz="0" w:space="0" w:color="auto"/>
              </w:divBdr>
              <w:divsChild>
                <w:div w:id="1947152847">
                  <w:marLeft w:val="360"/>
                  <w:marRight w:val="96"/>
                  <w:marTop w:val="0"/>
                  <w:marBottom w:val="0"/>
                  <w:divBdr>
                    <w:top w:val="none" w:sz="0" w:space="0" w:color="auto"/>
                    <w:left w:val="none" w:sz="0" w:space="0" w:color="auto"/>
                    <w:bottom w:val="none" w:sz="0" w:space="0" w:color="auto"/>
                    <w:right w:val="none" w:sz="0" w:space="0" w:color="auto"/>
                  </w:divBdr>
                </w:div>
              </w:divsChild>
            </w:div>
            <w:div w:id="1800763563">
              <w:marLeft w:val="0"/>
              <w:marRight w:val="0"/>
              <w:marTop w:val="0"/>
              <w:marBottom w:val="240"/>
              <w:divBdr>
                <w:top w:val="none" w:sz="0" w:space="0" w:color="auto"/>
                <w:left w:val="none" w:sz="0" w:space="0" w:color="auto"/>
                <w:bottom w:val="none" w:sz="0" w:space="0" w:color="auto"/>
                <w:right w:val="none" w:sz="0" w:space="0" w:color="auto"/>
              </w:divBdr>
              <w:divsChild>
                <w:div w:id="1894191952">
                  <w:marLeft w:val="360"/>
                  <w:marRight w:val="96"/>
                  <w:marTop w:val="0"/>
                  <w:marBottom w:val="0"/>
                  <w:divBdr>
                    <w:top w:val="none" w:sz="0" w:space="0" w:color="auto"/>
                    <w:left w:val="none" w:sz="0" w:space="0" w:color="auto"/>
                    <w:bottom w:val="none" w:sz="0" w:space="0" w:color="auto"/>
                    <w:right w:val="none" w:sz="0" w:space="0" w:color="auto"/>
                  </w:divBdr>
                </w:div>
              </w:divsChild>
            </w:div>
            <w:div w:id="1834638545">
              <w:marLeft w:val="0"/>
              <w:marRight w:val="0"/>
              <w:marTop w:val="0"/>
              <w:marBottom w:val="240"/>
              <w:divBdr>
                <w:top w:val="none" w:sz="0" w:space="0" w:color="auto"/>
                <w:left w:val="none" w:sz="0" w:space="0" w:color="auto"/>
                <w:bottom w:val="none" w:sz="0" w:space="0" w:color="auto"/>
                <w:right w:val="none" w:sz="0" w:space="0" w:color="auto"/>
              </w:divBdr>
              <w:divsChild>
                <w:div w:id="1766069406">
                  <w:marLeft w:val="360"/>
                  <w:marRight w:val="96"/>
                  <w:marTop w:val="0"/>
                  <w:marBottom w:val="0"/>
                  <w:divBdr>
                    <w:top w:val="none" w:sz="0" w:space="0" w:color="auto"/>
                    <w:left w:val="none" w:sz="0" w:space="0" w:color="auto"/>
                    <w:bottom w:val="none" w:sz="0" w:space="0" w:color="auto"/>
                    <w:right w:val="none" w:sz="0" w:space="0" w:color="auto"/>
                  </w:divBdr>
                </w:div>
              </w:divsChild>
            </w:div>
            <w:div w:id="1880970355">
              <w:marLeft w:val="0"/>
              <w:marRight w:val="0"/>
              <w:marTop w:val="0"/>
              <w:marBottom w:val="240"/>
              <w:divBdr>
                <w:top w:val="none" w:sz="0" w:space="0" w:color="auto"/>
                <w:left w:val="none" w:sz="0" w:space="0" w:color="auto"/>
                <w:bottom w:val="none" w:sz="0" w:space="0" w:color="auto"/>
                <w:right w:val="none" w:sz="0" w:space="0" w:color="auto"/>
              </w:divBdr>
              <w:divsChild>
                <w:div w:id="286593645">
                  <w:marLeft w:val="360"/>
                  <w:marRight w:val="96"/>
                  <w:marTop w:val="0"/>
                  <w:marBottom w:val="0"/>
                  <w:divBdr>
                    <w:top w:val="none" w:sz="0" w:space="0" w:color="auto"/>
                    <w:left w:val="none" w:sz="0" w:space="0" w:color="auto"/>
                    <w:bottom w:val="none" w:sz="0" w:space="0" w:color="auto"/>
                    <w:right w:val="none" w:sz="0" w:space="0" w:color="auto"/>
                  </w:divBdr>
                </w:div>
              </w:divsChild>
            </w:div>
            <w:div w:id="1884782440">
              <w:marLeft w:val="0"/>
              <w:marRight w:val="0"/>
              <w:marTop w:val="0"/>
              <w:marBottom w:val="240"/>
              <w:divBdr>
                <w:top w:val="none" w:sz="0" w:space="0" w:color="auto"/>
                <w:left w:val="none" w:sz="0" w:space="0" w:color="auto"/>
                <w:bottom w:val="none" w:sz="0" w:space="0" w:color="auto"/>
                <w:right w:val="none" w:sz="0" w:space="0" w:color="auto"/>
              </w:divBdr>
              <w:divsChild>
                <w:div w:id="1225141471">
                  <w:marLeft w:val="360"/>
                  <w:marRight w:val="96"/>
                  <w:marTop w:val="0"/>
                  <w:marBottom w:val="0"/>
                  <w:divBdr>
                    <w:top w:val="none" w:sz="0" w:space="0" w:color="auto"/>
                    <w:left w:val="none" w:sz="0" w:space="0" w:color="auto"/>
                    <w:bottom w:val="none" w:sz="0" w:space="0" w:color="auto"/>
                    <w:right w:val="none" w:sz="0" w:space="0" w:color="auto"/>
                  </w:divBdr>
                </w:div>
              </w:divsChild>
            </w:div>
            <w:div w:id="1899583356">
              <w:marLeft w:val="0"/>
              <w:marRight w:val="0"/>
              <w:marTop w:val="0"/>
              <w:marBottom w:val="240"/>
              <w:divBdr>
                <w:top w:val="none" w:sz="0" w:space="0" w:color="auto"/>
                <w:left w:val="none" w:sz="0" w:space="0" w:color="auto"/>
                <w:bottom w:val="none" w:sz="0" w:space="0" w:color="auto"/>
                <w:right w:val="none" w:sz="0" w:space="0" w:color="auto"/>
              </w:divBdr>
              <w:divsChild>
                <w:div w:id="1647510504">
                  <w:marLeft w:val="360"/>
                  <w:marRight w:val="96"/>
                  <w:marTop w:val="0"/>
                  <w:marBottom w:val="0"/>
                  <w:divBdr>
                    <w:top w:val="none" w:sz="0" w:space="0" w:color="auto"/>
                    <w:left w:val="none" w:sz="0" w:space="0" w:color="auto"/>
                    <w:bottom w:val="none" w:sz="0" w:space="0" w:color="auto"/>
                    <w:right w:val="none" w:sz="0" w:space="0" w:color="auto"/>
                  </w:divBdr>
                </w:div>
              </w:divsChild>
            </w:div>
            <w:div w:id="1919754189">
              <w:marLeft w:val="0"/>
              <w:marRight w:val="0"/>
              <w:marTop w:val="0"/>
              <w:marBottom w:val="240"/>
              <w:divBdr>
                <w:top w:val="none" w:sz="0" w:space="0" w:color="auto"/>
                <w:left w:val="none" w:sz="0" w:space="0" w:color="auto"/>
                <w:bottom w:val="none" w:sz="0" w:space="0" w:color="auto"/>
                <w:right w:val="none" w:sz="0" w:space="0" w:color="auto"/>
              </w:divBdr>
              <w:divsChild>
                <w:div w:id="222063773">
                  <w:marLeft w:val="360"/>
                  <w:marRight w:val="96"/>
                  <w:marTop w:val="0"/>
                  <w:marBottom w:val="0"/>
                  <w:divBdr>
                    <w:top w:val="none" w:sz="0" w:space="0" w:color="auto"/>
                    <w:left w:val="none" w:sz="0" w:space="0" w:color="auto"/>
                    <w:bottom w:val="none" w:sz="0" w:space="0" w:color="auto"/>
                    <w:right w:val="none" w:sz="0" w:space="0" w:color="auto"/>
                  </w:divBdr>
                </w:div>
              </w:divsChild>
            </w:div>
            <w:div w:id="1957636221">
              <w:marLeft w:val="0"/>
              <w:marRight w:val="0"/>
              <w:marTop w:val="0"/>
              <w:marBottom w:val="240"/>
              <w:divBdr>
                <w:top w:val="none" w:sz="0" w:space="0" w:color="auto"/>
                <w:left w:val="none" w:sz="0" w:space="0" w:color="auto"/>
                <w:bottom w:val="none" w:sz="0" w:space="0" w:color="auto"/>
                <w:right w:val="none" w:sz="0" w:space="0" w:color="auto"/>
              </w:divBdr>
              <w:divsChild>
                <w:div w:id="1832332057">
                  <w:marLeft w:val="360"/>
                  <w:marRight w:val="96"/>
                  <w:marTop w:val="0"/>
                  <w:marBottom w:val="0"/>
                  <w:divBdr>
                    <w:top w:val="none" w:sz="0" w:space="0" w:color="auto"/>
                    <w:left w:val="none" w:sz="0" w:space="0" w:color="auto"/>
                    <w:bottom w:val="none" w:sz="0" w:space="0" w:color="auto"/>
                    <w:right w:val="none" w:sz="0" w:space="0" w:color="auto"/>
                  </w:divBdr>
                </w:div>
              </w:divsChild>
            </w:div>
            <w:div w:id="1970698706">
              <w:marLeft w:val="0"/>
              <w:marRight w:val="0"/>
              <w:marTop w:val="0"/>
              <w:marBottom w:val="240"/>
              <w:divBdr>
                <w:top w:val="none" w:sz="0" w:space="0" w:color="auto"/>
                <w:left w:val="none" w:sz="0" w:space="0" w:color="auto"/>
                <w:bottom w:val="none" w:sz="0" w:space="0" w:color="auto"/>
                <w:right w:val="none" w:sz="0" w:space="0" w:color="auto"/>
              </w:divBdr>
              <w:divsChild>
                <w:div w:id="1111899590">
                  <w:marLeft w:val="360"/>
                  <w:marRight w:val="96"/>
                  <w:marTop w:val="0"/>
                  <w:marBottom w:val="0"/>
                  <w:divBdr>
                    <w:top w:val="none" w:sz="0" w:space="0" w:color="auto"/>
                    <w:left w:val="none" w:sz="0" w:space="0" w:color="auto"/>
                    <w:bottom w:val="none" w:sz="0" w:space="0" w:color="auto"/>
                    <w:right w:val="none" w:sz="0" w:space="0" w:color="auto"/>
                  </w:divBdr>
                </w:div>
              </w:divsChild>
            </w:div>
            <w:div w:id="1997760640">
              <w:marLeft w:val="0"/>
              <w:marRight w:val="0"/>
              <w:marTop w:val="0"/>
              <w:marBottom w:val="240"/>
              <w:divBdr>
                <w:top w:val="none" w:sz="0" w:space="0" w:color="auto"/>
                <w:left w:val="none" w:sz="0" w:space="0" w:color="auto"/>
                <w:bottom w:val="none" w:sz="0" w:space="0" w:color="auto"/>
                <w:right w:val="none" w:sz="0" w:space="0" w:color="auto"/>
              </w:divBdr>
              <w:divsChild>
                <w:div w:id="2109425805">
                  <w:marLeft w:val="360"/>
                  <w:marRight w:val="96"/>
                  <w:marTop w:val="0"/>
                  <w:marBottom w:val="0"/>
                  <w:divBdr>
                    <w:top w:val="none" w:sz="0" w:space="0" w:color="auto"/>
                    <w:left w:val="none" w:sz="0" w:space="0" w:color="auto"/>
                    <w:bottom w:val="none" w:sz="0" w:space="0" w:color="auto"/>
                    <w:right w:val="none" w:sz="0" w:space="0" w:color="auto"/>
                  </w:divBdr>
                </w:div>
              </w:divsChild>
            </w:div>
            <w:div w:id="2003507529">
              <w:marLeft w:val="0"/>
              <w:marRight w:val="0"/>
              <w:marTop w:val="0"/>
              <w:marBottom w:val="240"/>
              <w:divBdr>
                <w:top w:val="none" w:sz="0" w:space="0" w:color="auto"/>
                <w:left w:val="none" w:sz="0" w:space="0" w:color="auto"/>
                <w:bottom w:val="none" w:sz="0" w:space="0" w:color="auto"/>
                <w:right w:val="none" w:sz="0" w:space="0" w:color="auto"/>
              </w:divBdr>
              <w:divsChild>
                <w:div w:id="1824005338">
                  <w:marLeft w:val="360"/>
                  <w:marRight w:val="96"/>
                  <w:marTop w:val="0"/>
                  <w:marBottom w:val="0"/>
                  <w:divBdr>
                    <w:top w:val="none" w:sz="0" w:space="0" w:color="auto"/>
                    <w:left w:val="none" w:sz="0" w:space="0" w:color="auto"/>
                    <w:bottom w:val="none" w:sz="0" w:space="0" w:color="auto"/>
                    <w:right w:val="none" w:sz="0" w:space="0" w:color="auto"/>
                  </w:divBdr>
                </w:div>
              </w:divsChild>
            </w:div>
            <w:div w:id="2022196606">
              <w:marLeft w:val="0"/>
              <w:marRight w:val="0"/>
              <w:marTop w:val="0"/>
              <w:marBottom w:val="240"/>
              <w:divBdr>
                <w:top w:val="none" w:sz="0" w:space="0" w:color="auto"/>
                <w:left w:val="none" w:sz="0" w:space="0" w:color="auto"/>
                <w:bottom w:val="none" w:sz="0" w:space="0" w:color="auto"/>
                <w:right w:val="none" w:sz="0" w:space="0" w:color="auto"/>
              </w:divBdr>
              <w:divsChild>
                <w:div w:id="712850553">
                  <w:marLeft w:val="360"/>
                  <w:marRight w:val="96"/>
                  <w:marTop w:val="0"/>
                  <w:marBottom w:val="0"/>
                  <w:divBdr>
                    <w:top w:val="none" w:sz="0" w:space="0" w:color="auto"/>
                    <w:left w:val="none" w:sz="0" w:space="0" w:color="auto"/>
                    <w:bottom w:val="none" w:sz="0" w:space="0" w:color="auto"/>
                    <w:right w:val="none" w:sz="0" w:space="0" w:color="auto"/>
                  </w:divBdr>
                </w:div>
              </w:divsChild>
            </w:div>
            <w:div w:id="2024045532">
              <w:marLeft w:val="0"/>
              <w:marRight w:val="0"/>
              <w:marTop w:val="0"/>
              <w:marBottom w:val="240"/>
              <w:divBdr>
                <w:top w:val="none" w:sz="0" w:space="0" w:color="auto"/>
                <w:left w:val="none" w:sz="0" w:space="0" w:color="auto"/>
                <w:bottom w:val="none" w:sz="0" w:space="0" w:color="auto"/>
                <w:right w:val="none" w:sz="0" w:space="0" w:color="auto"/>
              </w:divBdr>
              <w:divsChild>
                <w:div w:id="1243415415">
                  <w:marLeft w:val="360"/>
                  <w:marRight w:val="96"/>
                  <w:marTop w:val="0"/>
                  <w:marBottom w:val="0"/>
                  <w:divBdr>
                    <w:top w:val="none" w:sz="0" w:space="0" w:color="auto"/>
                    <w:left w:val="none" w:sz="0" w:space="0" w:color="auto"/>
                    <w:bottom w:val="none" w:sz="0" w:space="0" w:color="auto"/>
                    <w:right w:val="none" w:sz="0" w:space="0" w:color="auto"/>
                  </w:divBdr>
                </w:div>
              </w:divsChild>
            </w:div>
            <w:div w:id="2038306811">
              <w:marLeft w:val="0"/>
              <w:marRight w:val="0"/>
              <w:marTop w:val="0"/>
              <w:marBottom w:val="240"/>
              <w:divBdr>
                <w:top w:val="none" w:sz="0" w:space="0" w:color="auto"/>
                <w:left w:val="none" w:sz="0" w:space="0" w:color="auto"/>
                <w:bottom w:val="none" w:sz="0" w:space="0" w:color="auto"/>
                <w:right w:val="none" w:sz="0" w:space="0" w:color="auto"/>
              </w:divBdr>
              <w:divsChild>
                <w:div w:id="138155326">
                  <w:marLeft w:val="360"/>
                  <w:marRight w:val="96"/>
                  <w:marTop w:val="0"/>
                  <w:marBottom w:val="0"/>
                  <w:divBdr>
                    <w:top w:val="none" w:sz="0" w:space="0" w:color="auto"/>
                    <w:left w:val="none" w:sz="0" w:space="0" w:color="auto"/>
                    <w:bottom w:val="none" w:sz="0" w:space="0" w:color="auto"/>
                    <w:right w:val="none" w:sz="0" w:space="0" w:color="auto"/>
                  </w:divBdr>
                </w:div>
              </w:divsChild>
            </w:div>
            <w:div w:id="2054842288">
              <w:marLeft w:val="0"/>
              <w:marRight w:val="0"/>
              <w:marTop w:val="0"/>
              <w:marBottom w:val="240"/>
              <w:divBdr>
                <w:top w:val="none" w:sz="0" w:space="0" w:color="auto"/>
                <w:left w:val="none" w:sz="0" w:space="0" w:color="auto"/>
                <w:bottom w:val="none" w:sz="0" w:space="0" w:color="auto"/>
                <w:right w:val="none" w:sz="0" w:space="0" w:color="auto"/>
              </w:divBdr>
              <w:divsChild>
                <w:div w:id="885020771">
                  <w:marLeft w:val="360"/>
                  <w:marRight w:val="96"/>
                  <w:marTop w:val="0"/>
                  <w:marBottom w:val="0"/>
                  <w:divBdr>
                    <w:top w:val="none" w:sz="0" w:space="0" w:color="auto"/>
                    <w:left w:val="none" w:sz="0" w:space="0" w:color="auto"/>
                    <w:bottom w:val="none" w:sz="0" w:space="0" w:color="auto"/>
                    <w:right w:val="none" w:sz="0" w:space="0" w:color="auto"/>
                  </w:divBdr>
                </w:div>
              </w:divsChild>
            </w:div>
            <w:div w:id="2082478919">
              <w:marLeft w:val="0"/>
              <w:marRight w:val="0"/>
              <w:marTop w:val="0"/>
              <w:marBottom w:val="240"/>
              <w:divBdr>
                <w:top w:val="none" w:sz="0" w:space="0" w:color="auto"/>
                <w:left w:val="none" w:sz="0" w:space="0" w:color="auto"/>
                <w:bottom w:val="none" w:sz="0" w:space="0" w:color="auto"/>
                <w:right w:val="none" w:sz="0" w:space="0" w:color="auto"/>
              </w:divBdr>
              <w:divsChild>
                <w:div w:id="978846937">
                  <w:marLeft w:val="360"/>
                  <w:marRight w:val="96"/>
                  <w:marTop w:val="0"/>
                  <w:marBottom w:val="0"/>
                  <w:divBdr>
                    <w:top w:val="none" w:sz="0" w:space="0" w:color="auto"/>
                    <w:left w:val="none" w:sz="0" w:space="0" w:color="auto"/>
                    <w:bottom w:val="none" w:sz="0" w:space="0" w:color="auto"/>
                    <w:right w:val="none" w:sz="0" w:space="0" w:color="auto"/>
                  </w:divBdr>
                </w:div>
              </w:divsChild>
            </w:div>
            <w:div w:id="2146971819">
              <w:marLeft w:val="0"/>
              <w:marRight w:val="0"/>
              <w:marTop w:val="0"/>
              <w:marBottom w:val="240"/>
              <w:divBdr>
                <w:top w:val="none" w:sz="0" w:space="0" w:color="auto"/>
                <w:left w:val="none" w:sz="0" w:space="0" w:color="auto"/>
                <w:bottom w:val="none" w:sz="0" w:space="0" w:color="auto"/>
                <w:right w:val="none" w:sz="0" w:space="0" w:color="auto"/>
              </w:divBdr>
              <w:divsChild>
                <w:div w:id="11538316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61580587">
      <w:bodyDiv w:val="1"/>
      <w:marLeft w:val="0"/>
      <w:marRight w:val="0"/>
      <w:marTop w:val="0"/>
      <w:marBottom w:val="0"/>
      <w:divBdr>
        <w:top w:val="none" w:sz="0" w:space="0" w:color="auto"/>
        <w:left w:val="none" w:sz="0" w:space="0" w:color="auto"/>
        <w:bottom w:val="none" w:sz="0" w:space="0" w:color="auto"/>
        <w:right w:val="none" w:sz="0" w:space="0" w:color="auto"/>
      </w:divBdr>
    </w:div>
    <w:div w:id="1868172947">
      <w:bodyDiv w:val="1"/>
      <w:marLeft w:val="0"/>
      <w:marRight w:val="0"/>
      <w:marTop w:val="0"/>
      <w:marBottom w:val="0"/>
      <w:divBdr>
        <w:top w:val="none" w:sz="0" w:space="0" w:color="auto"/>
        <w:left w:val="none" w:sz="0" w:space="0" w:color="auto"/>
        <w:bottom w:val="none" w:sz="0" w:space="0" w:color="auto"/>
        <w:right w:val="none" w:sz="0" w:space="0" w:color="auto"/>
      </w:divBdr>
    </w:div>
    <w:div w:id="1876773344">
      <w:bodyDiv w:val="1"/>
      <w:marLeft w:val="0"/>
      <w:marRight w:val="0"/>
      <w:marTop w:val="0"/>
      <w:marBottom w:val="0"/>
      <w:divBdr>
        <w:top w:val="none" w:sz="0" w:space="0" w:color="auto"/>
        <w:left w:val="none" w:sz="0" w:space="0" w:color="auto"/>
        <w:bottom w:val="none" w:sz="0" w:space="0" w:color="auto"/>
        <w:right w:val="none" w:sz="0" w:space="0" w:color="auto"/>
      </w:divBdr>
      <w:divsChild>
        <w:div w:id="77410123">
          <w:marLeft w:val="0"/>
          <w:marRight w:val="0"/>
          <w:marTop w:val="0"/>
          <w:marBottom w:val="0"/>
          <w:divBdr>
            <w:top w:val="none" w:sz="0" w:space="0" w:color="auto"/>
            <w:left w:val="none" w:sz="0" w:space="0" w:color="auto"/>
            <w:bottom w:val="none" w:sz="0" w:space="0" w:color="auto"/>
            <w:right w:val="none" w:sz="0" w:space="0" w:color="auto"/>
          </w:divBdr>
        </w:div>
        <w:div w:id="1751734401">
          <w:marLeft w:val="0"/>
          <w:marRight w:val="0"/>
          <w:marTop w:val="0"/>
          <w:marBottom w:val="0"/>
          <w:divBdr>
            <w:top w:val="none" w:sz="0" w:space="0" w:color="auto"/>
            <w:left w:val="none" w:sz="0" w:space="0" w:color="auto"/>
            <w:bottom w:val="none" w:sz="0" w:space="0" w:color="auto"/>
            <w:right w:val="none" w:sz="0" w:space="0" w:color="auto"/>
          </w:divBdr>
        </w:div>
      </w:divsChild>
    </w:div>
    <w:div w:id="1912615953">
      <w:bodyDiv w:val="1"/>
      <w:marLeft w:val="0"/>
      <w:marRight w:val="0"/>
      <w:marTop w:val="0"/>
      <w:marBottom w:val="0"/>
      <w:divBdr>
        <w:top w:val="none" w:sz="0" w:space="0" w:color="auto"/>
        <w:left w:val="none" w:sz="0" w:space="0" w:color="auto"/>
        <w:bottom w:val="none" w:sz="0" w:space="0" w:color="auto"/>
        <w:right w:val="none" w:sz="0" w:space="0" w:color="auto"/>
      </w:divBdr>
    </w:div>
    <w:div w:id="1913273427">
      <w:bodyDiv w:val="1"/>
      <w:marLeft w:val="0"/>
      <w:marRight w:val="0"/>
      <w:marTop w:val="0"/>
      <w:marBottom w:val="0"/>
      <w:divBdr>
        <w:top w:val="none" w:sz="0" w:space="0" w:color="auto"/>
        <w:left w:val="none" w:sz="0" w:space="0" w:color="auto"/>
        <w:bottom w:val="none" w:sz="0" w:space="0" w:color="auto"/>
        <w:right w:val="none" w:sz="0" w:space="0" w:color="auto"/>
      </w:divBdr>
    </w:div>
    <w:div w:id="1989629824">
      <w:bodyDiv w:val="1"/>
      <w:marLeft w:val="0"/>
      <w:marRight w:val="0"/>
      <w:marTop w:val="0"/>
      <w:marBottom w:val="0"/>
      <w:divBdr>
        <w:top w:val="none" w:sz="0" w:space="0" w:color="auto"/>
        <w:left w:val="none" w:sz="0" w:space="0" w:color="auto"/>
        <w:bottom w:val="none" w:sz="0" w:space="0" w:color="auto"/>
        <w:right w:val="none" w:sz="0" w:space="0" w:color="auto"/>
      </w:divBdr>
    </w:div>
    <w:div w:id="2015381374">
      <w:bodyDiv w:val="1"/>
      <w:marLeft w:val="0"/>
      <w:marRight w:val="0"/>
      <w:marTop w:val="0"/>
      <w:marBottom w:val="0"/>
      <w:divBdr>
        <w:top w:val="none" w:sz="0" w:space="0" w:color="auto"/>
        <w:left w:val="none" w:sz="0" w:space="0" w:color="auto"/>
        <w:bottom w:val="none" w:sz="0" w:space="0" w:color="auto"/>
        <w:right w:val="none" w:sz="0" w:space="0" w:color="auto"/>
      </w:divBdr>
    </w:div>
    <w:div w:id="2029914429">
      <w:bodyDiv w:val="1"/>
      <w:marLeft w:val="0"/>
      <w:marRight w:val="0"/>
      <w:marTop w:val="0"/>
      <w:marBottom w:val="0"/>
      <w:divBdr>
        <w:top w:val="none" w:sz="0" w:space="0" w:color="auto"/>
        <w:left w:val="none" w:sz="0" w:space="0" w:color="auto"/>
        <w:bottom w:val="none" w:sz="0" w:space="0" w:color="auto"/>
        <w:right w:val="none" w:sz="0" w:space="0" w:color="auto"/>
      </w:divBdr>
    </w:div>
    <w:div w:id="2098860923">
      <w:bodyDiv w:val="1"/>
      <w:marLeft w:val="0"/>
      <w:marRight w:val="0"/>
      <w:marTop w:val="0"/>
      <w:marBottom w:val="0"/>
      <w:divBdr>
        <w:top w:val="none" w:sz="0" w:space="0" w:color="auto"/>
        <w:left w:val="none" w:sz="0" w:space="0" w:color="auto"/>
        <w:bottom w:val="none" w:sz="0" w:space="0" w:color="auto"/>
        <w:right w:val="none" w:sz="0" w:space="0" w:color="auto"/>
      </w:divBdr>
    </w:div>
    <w:div w:id="214712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link.springer.com/article/10.1007/s10067-023-06835-x" TargetMode="Externa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CAC55-D8E2-C245-B91A-64FEE7F8825C}">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ff7e4b4e-9fe2-4485-a2f7-99690d1a8404}" enabled="0" method="" siteId="{ff7e4b4e-9fe2-4485-a2f7-99690d1a8404}" removed="1"/>
</clbl:labelList>
</file>

<file path=docProps/app.xml><?xml version="1.0" encoding="utf-8"?>
<Properties xmlns="http://schemas.openxmlformats.org/officeDocument/2006/extended-properties" xmlns:vt="http://schemas.openxmlformats.org/officeDocument/2006/docPropsVTypes">
  <Template>Normal</Template>
  <TotalTime>2</TotalTime>
  <Pages>28</Pages>
  <Words>7183</Words>
  <Characters>39511</Characters>
  <Application>Microsoft Office Word</Application>
  <DocSecurity>0</DocSecurity>
  <Lines>329</Lines>
  <Paragraphs>93</Paragraphs>
  <ScaleCrop>false</ScaleCrop>
  <Company/>
  <LinksUpToDate>false</LinksUpToDate>
  <CharactersWithSpaces>46601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Victor Agad</dc:creator>
  <cp:keywords/>
  <dc:description/>
  <cp:lastModifiedBy>Paul Victor Agad</cp:lastModifiedBy>
  <cp:revision>2</cp:revision>
  <dcterms:created xsi:type="dcterms:W3CDTF">2025-12-04T14:17:00Z</dcterms:created>
  <dcterms:modified xsi:type="dcterms:W3CDTF">2025-12-04T14:17:00Z</dcterms:modified>
</cp:coreProperties>
</file>